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B1471" w:rsidRDefault="006B1471">
      <w:pPr>
        <w:jc w:val="center"/>
        <w:rPr>
          <w:ins w:id="0" w:author="ASUS" w:date="2022-01-09T23:31:00Z"/>
          <w:rFonts w:ascii="黑体" w:eastAsia="黑体" w:hAnsi="黑体" w:cs="黑体"/>
          <w:b/>
          <w:bCs/>
          <w:color w:val="000000" w:themeColor="text1"/>
          <w:sz w:val="32"/>
          <w:szCs w:val="32"/>
        </w:rPr>
      </w:pPr>
    </w:p>
    <w:p w:rsidR="006B1471" w:rsidRPr="006B1471" w:rsidRDefault="00470CBE">
      <w:pPr>
        <w:jc w:val="center"/>
        <w:rPr>
          <w:rFonts w:ascii="黑体" w:eastAsia="黑体" w:hAnsi="黑体" w:cs="黑体"/>
          <w:b/>
          <w:bCs/>
          <w:color w:val="000000" w:themeColor="text1"/>
          <w:sz w:val="44"/>
          <w:szCs w:val="44"/>
          <w:rPrChange w:id="1" w:author="ASUS" w:date="2022-01-09T23:31:00Z">
            <w:rPr>
              <w:rFonts w:ascii="黑体" w:eastAsia="黑体" w:hAnsi="黑体" w:cs="黑体"/>
              <w:b/>
              <w:bCs/>
              <w:color w:val="000000" w:themeColor="text1"/>
              <w:sz w:val="30"/>
              <w:szCs w:val="30"/>
            </w:rPr>
          </w:rPrChange>
        </w:rPr>
      </w:pPr>
      <w:r>
        <w:rPr>
          <w:rFonts w:ascii="黑体" w:eastAsia="黑体" w:hAnsi="黑体" w:cs="黑体" w:hint="eastAsia"/>
          <w:b/>
          <w:bCs/>
          <w:color w:val="000000" w:themeColor="text1"/>
          <w:sz w:val="44"/>
          <w:szCs w:val="44"/>
          <w:rPrChange w:id="2" w:author="ASUS" w:date="2022-01-09T23:31:00Z">
            <w:rPr>
              <w:rFonts w:ascii="黑体" w:eastAsia="黑体" w:hAnsi="黑体" w:cs="黑体" w:hint="eastAsia"/>
              <w:b/>
              <w:bCs/>
              <w:color w:val="000000" w:themeColor="text1"/>
              <w:sz w:val="32"/>
              <w:szCs w:val="32"/>
            </w:rPr>
          </w:rPrChange>
        </w:rPr>
        <w:t>二陈汤与平胃散</w:t>
      </w:r>
    </w:p>
    <w:p w:rsidR="006B1471" w:rsidRPr="006B1471" w:rsidRDefault="00470CBE">
      <w:pPr>
        <w:jc w:val="center"/>
        <w:rPr>
          <w:rFonts w:ascii="仿宋" w:eastAsia="仿宋" w:hAnsi="仿宋" w:cs="仿宋"/>
          <w:color w:val="000000" w:themeColor="text1"/>
          <w:sz w:val="28"/>
          <w:szCs w:val="28"/>
          <w:rPrChange w:id="3" w:author="ASUS" w:date="2022-01-09T23:31:00Z">
            <w:rPr>
              <w:rFonts w:ascii="仿宋" w:eastAsia="仿宋" w:hAnsi="仿宋" w:cs="仿宋"/>
              <w:color w:val="000000" w:themeColor="text1"/>
              <w:sz w:val="32"/>
              <w:szCs w:val="32"/>
            </w:rPr>
          </w:rPrChange>
        </w:rPr>
      </w:pPr>
      <w:del w:id="4" w:author="ASUS" w:date="2022-01-09T23:31:00Z">
        <w:r>
          <w:rPr>
            <w:rFonts w:ascii="仿宋" w:eastAsia="仿宋" w:hAnsi="仿宋" w:cs="仿宋" w:hint="eastAsia"/>
            <w:color w:val="000000" w:themeColor="text1"/>
            <w:sz w:val="28"/>
            <w:szCs w:val="28"/>
            <w:rPrChange w:id="5" w:author="ASUS" w:date="2022-01-09T23:31:00Z">
              <w:rPr>
                <w:rFonts w:ascii="仿宋" w:eastAsia="仿宋" w:hAnsi="仿宋" w:cs="仿宋" w:hint="eastAsia"/>
                <w:color w:val="000000" w:themeColor="text1"/>
                <w:sz w:val="32"/>
                <w:szCs w:val="32"/>
              </w:rPr>
            </w:rPrChange>
          </w:rPr>
          <w:delText>（</w:delText>
        </w:r>
      </w:del>
      <w:r>
        <w:rPr>
          <w:rFonts w:ascii="仿宋" w:eastAsia="仿宋" w:hAnsi="仿宋" w:cs="仿宋" w:hint="eastAsia"/>
          <w:color w:val="000000" w:themeColor="text1"/>
          <w:sz w:val="28"/>
          <w:szCs w:val="28"/>
          <w:rPrChange w:id="6" w:author="ASUS" w:date="2022-01-09T23:31:00Z">
            <w:rPr>
              <w:rFonts w:ascii="仿宋" w:eastAsia="仿宋" w:hAnsi="仿宋" w:cs="仿宋" w:hint="eastAsia"/>
              <w:color w:val="000000" w:themeColor="text1"/>
              <w:sz w:val="32"/>
              <w:szCs w:val="32"/>
            </w:rPr>
          </w:rPrChange>
        </w:rPr>
        <w:t>整理人：王</w:t>
      </w:r>
      <w:r>
        <w:rPr>
          <w:rFonts w:ascii="仿宋" w:eastAsia="仿宋" w:hAnsi="仿宋" w:cs="仿宋"/>
          <w:color w:val="000000" w:themeColor="text1"/>
          <w:sz w:val="28"/>
          <w:szCs w:val="28"/>
          <w:rPrChange w:id="7" w:author="ASUS" w:date="2022-01-09T23:31:00Z">
            <w:rPr>
              <w:rFonts w:ascii="仿宋" w:eastAsia="仿宋" w:hAnsi="仿宋" w:cs="仿宋"/>
              <w:color w:val="000000" w:themeColor="text1"/>
              <w:sz w:val="32"/>
              <w:szCs w:val="32"/>
            </w:rPr>
          </w:rPrChange>
        </w:rPr>
        <w:t xml:space="preserve"> </w:t>
      </w:r>
      <w:r>
        <w:rPr>
          <w:rFonts w:ascii="仿宋" w:eastAsia="仿宋" w:hAnsi="仿宋" w:cs="仿宋" w:hint="eastAsia"/>
          <w:color w:val="000000" w:themeColor="text1"/>
          <w:sz w:val="28"/>
          <w:szCs w:val="28"/>
          <w:rPrChange w:id="8" w:author="ASUS" w:date="2022-01-09T23:31:00Z">
            <w:rPr>
              <w:rFonts w:ascii="仿宋" w:eastAsia="仿宋" w:hAnsi="仿宋" w:cs="仿宋" w:hint="eastAsia"/>
              <w:color w:val="000000" w:themeColor="text1"/>
              <w:sz w:val="32"/>
              <w:szCs w:val="32"/>
            </w:rPr>
          </w:rPrChange>
        </w:rPr>
        <w:t>丹</w:t>
      </w:r>
      <w:del w:id="9" w:author="ASUS" w:date="2022-01-09T23:31:00Z">
        <w:r>
          <w:rPr>
            <w:rFonts w:ascii="仿宋" w:eastAsia="仿宋" w:hAnsi="仿宋" w:cs="仿宋"/>
            <w:color w:val="000000" w:themeColor="text1"/>
            <w:sz w:val="28"/>
            <w:szCs w:val="28"/>
            <w:rPrChange w:id="10" w:author="ASUS" w:date="2022-01-09T23:31:00Z">
              <w:rPr>
                <w:rFonts w:ascii="仿宋" w:eastAsia="仿宋" w:hAnsi="仿宋" w:cs="仿宋"/>
                <w:color w:val="000000" w:themeColor="text1"/>
                <w:sz w:val="32"/>
                <w:szCs w:val="32"/>
              </w:rPr>
            </w:rPrChange>
          </w:rPr>
          <w:delText xml:space="preserve">   </w:delText>
        </w:r>
      </w:del>
      <w:ins w:id="11" w:author="ASUS" w:date="2022-01-09T23:31:00Z">
        <w:r>
          <w:rPr>
            <w:rFonts w:ascii="仿宋" w:eastAsia="仿宋" w:hAnsi="仿宋" w:cs="仿宋"/>
            <w:color w:val="000000" w:themeColor="text1"/>
            <w:sz w:val="28"/>
            <w:szCs w:val="28"/>
            <w:rPrChange w:id="12" w:author="ASUS" w:date="2022-01-09T23:31:00Z">
              <w:rPr>
                <w:rFonts w:ascii="仿宋" w:eastAsia="仿宋" w:hAnsi="仿宋" w:cs="仿宋"/>
                <w:color w:val="000000" w:themeColor="text1"/>
                <w:sz w:val="32"/>
                <w:szCs w:val="32"/>
              </w:rPr>
            </w:rPrChange>
          </w:rPr>
          <w:t xml:space="preserve">; </w:t>
        </w:r>
      </w:ins>
      <w:r>
        <w:rPr>
          <w:rFonts w:ascii="仿宋" w:eastAsia="仿宋" w:hAnsi="仿宋" w:cs="仿宋" w:hint="eastAsia"/>
          <w:color w:val="000000" w:themeColor="text1"/>
          <w:sz w:val="28"/>
          <w:szCs w:val="28"/>
          <w:rPrChange w:id="13" w:author="ASUS" w:date="2022-01-09T23:31:00Z">
            <w:rPr>
              <w:rFonts w:ascii="仿宋" w:eastAsia="仿宋" w:hAnsi="仿宋" w:cs="仿宋" w:hint="eastAsia"/>
              <w:color w:val="000000" w:themeColor="text1"/>
              <w:sz w:val="32"/>
              <w:szCs w:val="32"/>
            </w:rPr>
          </w:rPrChange>
        </w:rPr>
        <w:t>校稿人：寇赟芳</w:t>
      </w:r>
      <w:del w:id="14" w:author="ASUS" w:date="2022-01-09T23:31:00Z">
        <w:r>
          <w:rPr>
            <w:rFonts w:ascii="仿宋" w:eastAsia="仿宋" w:hAnsi="仿宋" w:cs="仿宋" w:hint="eastAsia"/>
            <w:color w:val="000000" w:themeColor="text1"/>
            <w:sz w:val="28"/>
            <w:szCs w:val="28"/>
            <w:rPrChange w:id="15" w:author="ASUS" w:date="2022-01-09T23:31:00Z">
              <w:rPr>
                <w:rFonts w:ascii="仿宋" w:eastAsia="仿宋" w:hAnsi="仿宋" w:cs="仿宋" w:hint="eastAsia"/>
                <w:color w:val="000000" w:themeColor="text1"/>
                <w:sz w:val="32"/>
                <w:szCs w:val="32"/>
              </w:rPr>
            </w:rPrChange>
          </w:rPr>
          <w:delText>）</w:delText>
        </w:r>
      </w:del>
    </w:p>
    <w:p w:rsidR="006B1471" w:rsidRDefault="006B1471">
      <w:pPr>
        <w:rPr>
          <w:ins w:id="16" w:author="ASUS" w:date="2022-01-09T23:31:00Z"/>
          <w:rFonts w:ascii="宋体" w:eastAsia="宋体" w:hAnsi="宋体" w:cs="宋体"/>
          <w:b/>
          <w:bCs/>
          <w:color w:val="0000FF"/>
          <w:sz w:val="32"/>
          <w:szCs w:val="32"/>
        </w:rPr>
      </w:pPr>
    </w:p>
    <w:p w:rsidR="006B1471" w:rsidRDefault="00470CBE">
      <w:pPr>
        <w:rPr>
          <w:rFonts w:ascii="宋体" w:eastAsia="宋体" w:hAnsi="宋体" w:cs="宋体"/>
          <w:b/>
          <w:bCs/>
          <w:color w:val="0000FF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本堂课大纲——</w:t>
      </w:r>
    </w:p>
    <w:p w:rsidR="006B1471" w:rsidRDefault="00470CBE">
      <w:pPr>
        <w:pStyle w:val="1"/>
        <w:numPr>
          <w:ilvl w:val="0"/>
          <w:numId w:val="1"/>
        </w:numPr>
        <w:ind w:firstLineChars="0"/>
        <w:rPr>
          <w:rFonts w:ascii="宋体" w:eastAsia="宋体" w:hAnsi="宋体" w:cs="宋体"/>
          <w:b/>
          <w:bCs/>
          <w:color w:val="0000FF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从痰湿上讨论二陈汤的功效</w:t>
      </w:r>
    </w:p>
    <w:p w:rsidR="006B1471" w:rsidRDefault="00470CBE">
      <w:pPr>
        <w:pStyle w:val="1"/>
        <w:numPr>
          <w:ilvl w:val="0"/>
          <w:numId w:val="1"/>
        </w:numPr>
        <w:ind w:firstLineChars="0"/>
        <w:rPr>
          <w:rFonts w:ascii="宋体" w:eastAsia="宋体" w:hAnsi="宋体" w:cs="宋体"/>
          <w:b/>
          <w:bCs/>
          <w:color w:val="0000FF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比较平胃散和二陈汤的异同</w:t>
      </w:r>
    </w:p>
    <w:p w:rsidR="006B1471" w:rsidRDefault="006B1471">
      <w:pPr>
        <w:rPr>
          <w:rFonts w:ascii="宋体" w:eastAsia="宋体" w:hAnsi="宋体" w:cs="宋体"/>
          <w:b/>
          <w:bCs/>
          <w:color w:val="0000FF"/>
          <w:sz w:val="32"/>
          <w:szCs w:val="32"/>
        </w:rPr>
      </w:pPr>
    </w:p>
    <w:p w:rsidR="006B1471" w:rsidRDefault="00470CBE">
      <w:pPr>
        <w:rPr>
          <w:rFonts w:ascii="宋体" w:eastAsia="宋体" w:hAnsi="宋体" w:cs="宋体"/>
          <w:b/>
          <w:bCs/>
          <w:color w:val="0000FF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一、从痰湿上讨论二陈汤的功效</w:t>
      </w:r>
    </w:p>
    <w:p w:rsidR="006B1471" w:rsidRPr="006B1471" w:rsidRDefault="00470CBE">
      <w:pPr>
        <w:ind w:firstLineChars="200" w:firstLine="643"/>
        <w:rPr>
          <w:rFonts w:ascii="仿宋" w:eastAsia="仿宋" w:hAnsi="仿宋" w:cs="仿宋"/>
          <w:sz w:val="32"/>
          <w:szCs w:val="32"/>
          <w:rPrChange w:id="17" w:author="ASUS" w:date="2022-01-09T23:32:00Z">
            <w:rPr>
              <w:sz w:val="28"/>
              <w:szCs w:val="28"/>
            </w:rPr>
          </w:rPrChange>
        </w:rPr>
      </w:pPr>
      <w:r>
        <w:rPr>
          <w:rFonts w:ascii="仿宋" w:eastAsia="仿宋" w:hAnsi="仿宋" w:cs="仿宋" w:hint="eastAsia"/>
          <w:b/>
          <w:bCs/>
          <w:sz w:val="32"/>
          <w:szCs w:val="32"/>
          <w:rPrChange w:id="18" w:author="ASUS" w:date="2022-01-09T23:32:00Z">
            <w:rPr>
              <w:rFonts w:hint="eastAsia"/>
              <w:b/>
              <w:bCs/>
              <w:sz w:val="28"/>
              <w:szCs w:val="28"/>
            </w:rPr>
          </w:rPrChange>
        </w:rPr>
        <w:t>二陈汤：</w:t>
      </w:r>
      <w:ins w:id="19" w:author="KOU IVY" w:date="2022-01-07T18:28:00Z">
        <w:r>
          <w:rPr>
            <w:rFonts w:ascii="仿宋" w:eastAsia="仿宋" w:hAnsi="仿宋" w:cs="仿宋" w:hint="eastAsia"/>
            <w:b/>
            <w:bCs/>
            <w:sz w:val="32"/>
            <w:szCs w:val="32"/>
            <w:rPrChange w:id="20" w:author="ASUS" w:date="2022-01-09T23:32:00Z">
              <w:rPr>
                <w:rFonts w:hint="eastAsia"/>
                <w:b/>
                <w:bCs/>
                <w:sz w:val="28"/>
                <w:szCs w:val="28"/>
              </w:rPr>
            </w:rPrChange>
          </w:rPr>
          <w:t>组成是</w:t>
        </w:r>
      </w:ins>
      <w:r>
        <w:rPr>
          <w:rFonts w:ascii="仿宋" w:eastAsia="仿宋" w:hAnsi="仿宋" w:cs="仿宋" w:hint="eastAsia"/>
          <w:sz w:val="32"/>
          <w:szCs w:val="32"/>
          <w:rPrChange w:id="21" w:author="ASUS" w:date="2022-01-09T23:32:00Z">
            <w:rPr>
              <w:rFonts w:hint="eastAsia"/>
              <w:sz w:val="28"/>
              <w:szCs w:val="28"/>
            </w:rPr>
          </w:rPrChange>
        </w:rPr>
        <w:t>半夏，橘红，茯苓，甘草，</w:t>
      </w:r>
      <w:del w:id="22" w:author="KOU IVY" w:date="2022-01-07T18:28:00Z">
        <w:r>
          <w:rPr>
            <w:rFonts w:ascii="仿宋" w:eastAsia="仿宋" w:hAnsi="仿宋" w:cs="仿宋" w:hint="eastAsia"/>
            <w:sz w:val="32"/>
            <w:szCs w:val="32"/>
            <w:rPrChange w:id="2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它称为“治痰”</w:delText>
        </w:r>
      </w:del>
      <w:ins w:id="24" w:author="KOU IVY" w:date="2022-01-07T18:28:00Z">
        <w:r>
          <w:rPr>
            <w:rFonts w:ascii="仿宋" w:eastAsia="仿宋" w:hAnsi="仿宋" w:cs="仿宋" w:hint="eastAsia"/>
            <w:sz w:val="32"/>
            <w:szCs w:val="32"/>
            <w:rPrChange w:id="25" w:author="ASUS" w:date="2022-01-09T23:32:00Z">
              <w:rPr>
                <w:rFonts w:hint="eastAsia"/>
                <w:sz w:val="28"/>
                <w:szCs w:val="28"/>
              </w:rPr>
            </w:rPrChange>
          </w:rPr>
          <w:t>功效治湿痰</w:t>
        </w:r>
      </w:ins>
      <w:r>
        <w:rPr>
          <w:rFonts w:ascii="仿宋" w:eastAsia="仿宋" w:hAnsi="仿宋" w:cs="仿宋" w:hint="eastAsia"/>
          <w:sz w:val="32"/>
          <w:szCs w:val="32"/>
          <w:rPrChange w:id="26" w:author="ASUS" w:date="2022-01-09T23:32:00Z">
            <w:rPr>
              <w:rFonts w:hint="eastAsia"/>
              <w:sz w:val="28"/>
              <w:szCs w:val="28"/>
            </w:rPr>
          </w:rPrChange>
        </w:rPr>
        <w:t>。谈一下你们对此方的认识，我也知道</w:t>
      </w:r>
      <w:del w:id="27" w:author="KOU IVY" w:date="2022-01-07T18:36:00Z">
        <w:r>
          <w:rPr>
            <w:rFonts w:ascii="仿宋" w:eastAsia="仿宋" w:hAnsi="仿宋" w:cs="仿宋" w:hint="eastAsia"/>
            <w:sz w:val="32"/>
            <w:szCs w:val="32"/>
            <w:rPrChange w:id="2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你们肯定是层次烂掉，</w:delText>
        </w:r>
      </w:del>
      <w:r>
        <w:rPr>
          <w:rFonts w:ascii="仿宋" w:eastAsia="仿宋" w:hAnsi="仿宋" w:cs="仿宋" w:hint="eastAsia"/>
          <w:sz w:val="32"/>
          <w:szCs w:val="32"/>
          <w:rPrChange w:id="29" w:author="ASUS" w:date="2022-01-09T23:32:00Z">
            <w:rPr>
              <w:rFonts w:hint="eastAsia"/>
              <w:sz w:val="28"/>
              <w:szCs w:val="28"/>
            </w:rPr>
          </w:rPrChange>
        </w:rPr>
        <w:t>你们谈肯定逃不出学校一些范围，</w:t>
      </w:r>
      <w:del w:id="30" w:author="KOU IVY" w:date="2022-01-07T18:38:00Z">
        <w:r>
          <w:rPr>
            <w:rFonts w:ascii="仿宋" w:eastAsia="仿宋" w:hAnsi="仿宋" w:cs="仿宋" w:hint="eastAsia"/>
            <w:sz w:val="32"/>
            <w:szCs w:val="32"/>
            <w:rPrChange w:id="3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我谈的东西你们放心，在网上百度都搜不到，</w:delText>
        </w:r>
      </w:del>
      <w:ins w:id="32" w:author="KOU IVY" w:date="2022-01-07T18:38:00Z">
        <w:r>
          <w:rPr>
            <w:rFonts w:ascii="仿宋" w:eastAsia="仿宋" w:hAnsi="仿宋" w:cs="仿宋" w:hint="eastAsia"/>
            <w:sz w:val="32"/>
            <w:szCs w:val="32"/>
            <w:rPrChange w:id="33" w:author="ASUS" w:date="2022-01-09T23:32:00Z">
              <w:rPr>
                <w:rFonts w:hint="eastAsia"/>
                <w:sz w:val="28"/>
                <w:szCs w:val="28"/>
              </w:rPr>
            </w:rPrChange>
          </w:rPr>
          <w:t>但</w:t>
        </w:r>
      </w:ins>
      <w:r>
        <w:rPr>
          <w:rFonts w:ascii="仿宋" w:eastAsia="仿宋" w:hAnsi="仿宋" w:cs="仿宋" w:hint="eastAsia"/>
          <w:sz w:val="32"/>
          <w:szCs w:val="32"/>
          <w:rPrChange w:id="34" w:author="ASUS" w:date="2022-01-09T23:32:00Z">
            <w:rPr>
              <w:rFonts w:hint="eastAsia"/>
              <w:sz w:val="28"/>
              <w:szCs w:val="28"/>
            </w:rPr>
          </w:rPrChange>
        </w:rPr>
        <w:t>王老师谈的东西，都是原创，你们不要想到在网上能搜到</w:t>
      </w:r>
      <w:ins w:id="35" w:author="KOU IVY" w:date="2022-01-07T18:38:00Z">
        <w:r>
          <w:rPr>
            <w:rFonts w:ascii="仿宋" w:eastAsia="仿宋" w:hAnsi="仿宋" w:cs="仿宋" w:hint="eastAsia"/>
            <w:sz w:val="32"/>
            <w:szCs w:val="32"/>
            <w:rPrChange w:id="36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del w:id="37" w:author="KOU IVY" w:date="2022-01-07T18:38:00Z">
        <w:r>
          <w:rPr>
            <w:rFonts w:ascii="仿宋" w:eastAsia="仿宋" w:hAnsi="仿宋" w:cs="仿宋" w:hint="eastAsia"/>
            <w:sz w:val="32"/>
            <w:szCs w:val="32"/>
            <w:rPrChange w:id="3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，我希望你们能够谈点原创的东西出来，</w:delText>
        </w:r>
      </w:del>
      <w:r>
        <w:rPr>
          <w:rFonts w:ascii="仿宋" w:eastAsia="仿宋" w:hAnsi="仿宋" w:cs="仿宋" w:hint="eastAsia"/>
          <w:sz w:val="32"/>
          <w:szCs w:val="32"/>
          <w:rPrChange w:id="39" w:author="ASUS" w:date="2022-01-09T23:32:00Z">
            <w:rPr>
              <w:rFonts w:hint="eastAsia"/>
              <w:sz w:val="28"/>
              <w:szCs w:val="28"/>
            </w:rPr>
          </w:rPrChange>
        </w:rPr>
        <w:t>跟我这么久了，看你们能</w:t>
      </w:r>
      <w:del w:id="40" w:author="KOU IVY" w:date="2022-01-07T18:38:00Z">
        <w:r>
          <w:rPr>
            <w:rFonts w:ascii="仿宋" w:eastAsia="仿宋" w:hAnsi="仿宋" w:cs="仿宋" w:hint="eastAsia"/>
            <w:sz w:val="32"/>
            <w:szCs w:val="32"/>
            <w:rPrChange w:id="4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搞</w:delText>
        </w:r>
      </w:del>
      <w:ins w:id="42" w:author="KOU IVY" w:date="2022-01-07T18:38:00Z">
        <w:r>
          <w:rPr>
            <w:rFonts w:ascii="仿宋" w:eastAsia="仿宋" w:hAnsi="仿宋" w:cs="仿宋" w:hint="eastAsia"/>
            <w:sz w:val="32"/>
            <w:szCs w:val="32"/>
            <w:rPrChange w:id="43" w:author="ASUS" w:date="2022-01-09T23:32:00Z">
              <w:rPr>
                <w:rFonts w:hint="eastAsia"/>
                <w:sz w:val="28"/>
                <w:szCs w:val="28"/>
              </w:rPr>
            </w:rPrChange>
          </w:rPr>
          <w:t>谈出</w:t>
        </w:r>
      </w:ins>
      <w:r>
        <w:rPr>
          <w:rFonts w:ascii="仿宋" w:eastAsia="仿宋" w:hAnsi="仿宋" w:cs="仿宋" w:hint="eastAsia"/>
          <w:sz w:val="32"/>
          <w:szCs w:val="32"/>
          <w:rPrChange w:id="44" w:author="ASUS" w:date="2022-01-09T23:32:00Z">
            <w:rPr>
              <w:rFonts w:hint="eastAsia"/>
              <w:sz w:val="28"/>
              <w:szCs w:val="28"/>
            </w:rPr>
          </w:rPrChange>
        </w:rPr>
        <w:t>点原创的东西</w:t>
      </w:r>
      <w:del w:id="45" w:author="KOU IVY" w:date="2022-01-07T18:38:00Z">
        <w:r>
          <w:rPr>
            <w:rFonts w:ascii="仿宋" w:eastAsia="仿宋" w:hAnsi="仿宋" w:cs="仿宋" w:hint="eastAsia"/>
            <w:sz w:val="32"/>
            <w:szCs w:val="32"/>
            <w:rPrChange w:id="4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出来</w:delText>
        </w:r>
      </w:del>
      <w:r>
        <w:rPr>
          <w:rFonts w:ascii="仿宋" w:eastAsia="仿宋" w:hAnsi="仿宋" w:cs="仿宋" w:hint="eastAsia"/>
          <w:sz w:val="32"/>
          <w:szCs w:val="32"/>
          <w:rPrChange w:id="47" w:author="ASUS" w:date="2022-01-09T23:32:00Z">
            <w:rPr>
              <w:rFonts w:hint="eastAsia"/>
              <w:sz w:val="28"/>
              <w:szCs w:val="28"/>
            </w:rPr>
          </w:rPrChange>
        </w:rPr>
        <w:t>不。</w:t>
      </w:r>
    </w:p>
    <w:p w:rsidR="006B1471" w:rsidRPr="006B1471" w:rsidRDefault="00470CBE">
      <w:pPr>
        <w:ind w:firstLineChars="200" w:firstLine="640"/>
        <w:rPr>
          <w:rFonts w:ascii="仿宋" w:eastAsia="仿宋" w:hAnsi="仿宋" w:cs="仿宋"/>
          <w:sz w:val="32"/>
          <w:szCs w:val="32"/>
          <w:rPrChange w:id="48" w:author="ASUS" w:date="2022-01-09T23:32:00Z">
            <w:rPr>
              <w:sz w:val="28"/>
              <w:szCs w:val="28"/>
            </w:rPr>
          </w:rPrChange>
        </w:rPr>
      </w:pPr>
      <w:r>
        <w:rPr>
          <w:rFonts w:ascii="仿宋" w:eastAsia="仿宋" w:hAnsi="仿宋" w:cs="仿宋" w:hint="eastAsia"/>
          <w:sz w:val="32"/>
          <w:szCs w:val="32"/>
          <w:rPrChange w:id="49" w:author="ASUS" w:date="2022-01-09T23:32:00Z">
            <w:rPr>
              <w:rFonts w:hint="eastAsia"/>
              <w:sz w:val="28"/>
              <w:szCs w:val="28"/>
            </w:rPr>
          </w:rPrChange>
        </w:rPr>
        <w:t>唐唐：</w:t>
      </w:r>
      <w:r>
        <w:rPr>
          <w:rFonts w:ascii="仿宋" w:eastAsia="仿宋" w:hAnsi="仿宋" w:cs="仿宋" w:hint="eastAsia"/>
          <w:sz w:val="32"/>
          <w:szCs w:val="32"/>
          <w:rPrChange w:id="50" w:author="ASUS" w:date="2022-01-09T23:32:00Z">
            <w:rPr>
              <w:rFonts w:hint="eastAsia"/>
              <w:sz w:val="28"/>
              <w:szCs w:val="28"/>
            </w:rPr>
          </w:rPrChange>
        </w:rPr>
        <w:t>1.</w:t>
      </w:r>
      <w:r>
        <w:rPr>
          <w:rFonts w:ascii="仿宋" w:eastAsia="仿宋" w:hAnsi="仿宋" w:cs="仿宋" w:hint="eastAsia"/>
          <w:sz w:val="32"/>
          <w:szCs w:val="32"/>
          <w:rPrChange w:id="51" w:author="ASUS" w:date="2022-01-09T23:32:00Z">
            <w:rPr>
              <w:rFonts w:hint="eastAsia"/>
              <w:sz w:val="28"/>
              <w:szCs w:val="28"/>
            </w:rPr>
          </w:rPrChange>
        </w:rPr>
        <w:t>半夏：辛、平、有毒，它降阳明，激发阳明燥火来化湿；</w:t>
      </w:r>
      <w:r>
        <w:rPr>
          <w:rFonts w:ascii="仿宋" w:eastAsia="仿宋" w:hAnsi="仿宋" w:cs="仿宋" w:hint="eastAsia"/>
          <w:sz w:val="32"/>
          <w:szCs w:val="32"/>
          <w:rPrChange w:id="52" w:author="ASUS" w:date="2022-01-09T23:32:00Z">
            <w:rPr>
              <w:rFonts w:hint="eastAsia"/>
              <w:sz w:val="28"/>
              <w:szCs w:val="28"/>
            </w:rPr>
          </w:rPrChange>
        </w:rPr>
        <w:t>2.</w:t>
      </w:r>
      <w:r>
        <w:rPr>
          <w:rFonts w:ascii="仿宋" w:eastAsia="仿宋" w:hAnsi="仿宋" w:cs="仿宋" w:hint="eastAsia"/>
          <w:sz w:val="32"/>
          <w:szCs w:val="32"/>
          <w:rPrChange w:id="53" w:author="ASUS" w:date="2022-01-09T23:32:00Z">
            <w:rPr>
              <w:rFonts w:hint="eastAsia"/>
              <w:sz w:val="28"/>
              <w:szCs w:val="28"/>
            </w:rPr>
          </w:rPrChange>
        </w:rPr>
        <w:t>陈皮：是燥性很强，也是激发阳明燥火来化湿；</w:t>
      </w:r>
      <w:r>
        <w:rPr>
          <w:rFonts w:ascii="仿宋" w:eastAsia="仿宋" w:hAnsi="仿宋" w:cs="仿宋" w:hint="eastAsia"/>
          <w:sz w:val="32"/>
          <w:szCs w:val="32"/>
          <w:rPrChange w:id="54" w:author="ASUS" w:date="2022-01-09T23:32:00Z">
            <w:rPr>
              <w:rFonts w:hint="eastAsia"/>
              <w:sz w:val="28"/>
              <w:szCs w:val="28"/>
            </w:rPr>
          </w:rPrChange>
        </w:rPr>
        <w:t>3.</w:t>
      </w:r>
      <w:r>
        <w:rPr>
          <w:rFonts w:ascii="仿宋" w:eastAsia="仿宋" w:hAnsi="仿宋" w:cs="仿宋" w:hint="eastAsia"/>
          <w:sz w:val="32"/>
          <w:szCs w:val="32"/>
          <w:rPrChange w:id="55" w:author="ASUS" w:date="2022-01-09T23:32:00Z">
            <w:rPr>
              <w:rFonts w:hint="eastAsia"/>
              <w:sz w:val="28"/>
              <w:szCs w:val="28"/>
            </w:rPr>
          </w:rPrChange>
        </w:rPr>
        <w:t>甘草：黄色，甘甜，运化中焦；</w:t>
      </w:r>
      <w:r>
        <w:rPr>
          <w:rFonts w:ascii="仿宋" w:eastAsia="仿宋" w:hAnsi="仿宋" w:cs="仿宋" w:hint="eastAsia"/>
          <w:sz w:val="32"/>
          <w:szCs w:val="32"/>
          <w:rPrChange w:id="56" w:author="ASUS" w:date="2022-01-09T23:32:00Z">
            <w:rPr>
              <w:rFonts w:hint="eastAsia"/>
              <w:sz w:val="28"/>
              <w:szCs w:val="28"/>
            </w:rPr>
          </w:rPrChange>
        </w:rPr>
        <w:t>4.</w:t>
      </w:r>
      <w:r>
        <w:rPr>
          <w:rFonts w:ascii="仿宋" w:eastAsia="仿宋" w:hAnsi="仿宋" w:cs="仿宋" w:hint="eastAsia"/>
          <w:sz w:val="32"/>
          <w:szCs w:val="32"/>
          <w:rPrChange w:id="57" w:author="ASUS" w:date="2022-01-09T23:32:00Z">
            <w:rPr>
              <w:rFonts w:hint="eastAsia"/>
              <w:sz w:val="28"/>
              <w:szCs w:val="28"/>
            </w:rPr>
          </w:rPrChange>
        </w:rPr>
        <w:t>茯苓：甘平，利水饮。</w:t>
      </w:r>
    </w:p>
    <w:p w:rsidR="006B1471" w:rsidRPr="006B1471" w:rsidRDefault="00470CBE">
      <w:pPr>
        <w:ind w:firstLineChars="200" w:firstLine="640"/>
        <w:rPr>
          <w:rFonts w:ascii="仿宋" w:eastAsia="仿宋" w:hAnsi="仿宋" w:cs="仿宋"/>
          <w:sz w:val="32"/>
          <w:szCs w:val="32"/>
          <w:rPrChange w:id="58" w:author="ASUS" w:date="2022-01-09T23:32:00Z">
            <w:rPr>
              <w:sz w:val="28"/>
              <w:szCs w:val="28"/>
            </w:rPr>
          </w:rPrChange>
        </w:rPr>
      </w:pPr>
      <w:r>
        <w:rPr>
          <w:rFonts w:ascii="仿宋" w:eastAsia="仿宋" w:hAnsi="仿宋" w:cs="仿宋" w:hint="eastAsia"/>
          <w:sz w:val="32"/>
          <w:szCs w:val="32"/>
          <w:rPrChange w:id="59" w:author="ASUS" w:date="2022-01-09T23:32:00Z">
            <w:rPr>
              <w:rFonts w:hint="eastAsia"/>
              <w:sz w:val="28"/>
              <w:szCs w:val="28"/>
            </w:rPr>
          </w:rPrChange>
        </w:rPr>
        <w:t>老师：</w:t>
      </w:r>
      <w:del w:id="60" w:author="KOU IVY" w:date="2022-01-07T18:42:00Z">
        <w:r>
          <w:rPr>
            <w:rFonts w:ascii="仿宋" w:eastAsia="仿宋" w:hAnsi="仿宋" w:cs="仿宋" w:hint="eastAsia"/>
            <w:sz w:val="32"/>
            <w:szCs w:val="32"/>
            <w:rPrChange w:id="6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你们考虑问题是，</w:delText>
        </w:r>
      </w:del>
      <w:r>
        <w:rPr>
          <w:rFonts w:ascii="仿宋" w:eastAsia="仿宋" w:hAnsi="仿宋" w:cs="仿宋" w:hint="eastAsia"/>
          <w:sz w:val="32"/>
          <w:szCs w:val="32"/>
          <w:rPrChange w:id="62" w:author="ASUS" w:date="2022-01-09T23:32:00Z">
            <w:rPr>
              <w:rFonts w:hint="eastAsia"/>
              <w:sz w:val="28"/>
              <w:szCs w:val="28"/>
            </w:rPr>
          </w:rPrChange>
        </w:rPr>
        <w:t>既然这几味药是</w:t>
      </w:r>
      <w:del w:id="63" w:author="KOU IVY" w:date="2022-01-07T18:42:00Z">
        <w:r>
          <w:rPr>
            <w:rFonts w:ascii="仿宋" w:eastAsia="仿宋" w:hAnsi="仿宋" w:cs="仿宋" w:hint="eastAsia"/>
            <w:sz w:val="32"/>
            <w:szCs w:val="32"/>
            <w:rPrChange w:id="6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降</w:delText>
        </w:r>
      </w:del>
      <w:r>
        <w:rPr>
          <w:rFonts w:ascii="仿宋" w:eastAsia="仿宋" w:hAnsi="仿宋" w:cs="仿宋" w:hint="eastAsia"/>
          <w:sz w:val="32"/>
          <w:szCs w:val="32"/>
          <w:rPrChange w:id="65" w:author="ASUS" w:date="2022-01-09T23:32:00Z">
            <w:rPr>
              <w:rFonts w:hint="eastAsia"/>
              <w:sz w:val="28"/>
              <w:szCs w:val="28"/>
            </w:rPr>
          </w:rPrChange>
        </w:rPr>
        <w:t>阳明，那为什么</w:t>
      </w:r>
      <w:del w:id="66" w:author="KOU IVY" w:date="2022-01-07T18:42:00Z">
        <w:r>
          <w:rPr>
            <w:rFonts w:ascii="仿宋" w:eastAsia="仿宋" w:hAnsi="仿宋" w:cs="仿宋" w:hint="eastAsia"/>
            <w:sz w:val="32"/>
            <w:szCs w:val="32"/>
            <w:rPrChange w:id="6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r>
        <w:rPr>
          <w:rFonts w:ascii="仿宋" w:eastAsia="仿宋" w:hAnsi="仿宋" w:cs="仿宋" w:hint="eastAsia"/>
          <w:sz w:val="32"/>
          <w:szCs w:val="32"/>
          <w:rPrChange w:id="68" w:author="ASUS" w:date="2022-01-09T23:32:00Z">
            <w:rPr>
              <w:rFonts w:hint="eastAsia"/>
              <w:sz w:val="28"/>
              <w:szCs w:val="28"/>
            </w:rPr>
          </w:rPrChange>
        </w:rPr>
        <w:t>二陈汤</w:t>
      </w:r>
      <w:del w:id="69" w:author="KOU IVY" w:date="2022-01-07T18:42:00Z">
        <w:r>
          <w:rPr>
            <w:rFonts w:ascii="仿宋" w:eastAsia="仿宋" w:hAnsi="仿宋" w:cs="仿宋" w:hint="eastAsia"/>
            <w:sz w:val="32"/>
            <w:szCs w:val="32"/>
            <w:rPrChange w:id="7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称为叫</w:delText>
        </w:r>
      </w:del>
      <w:ins w:id="71" w:author="KOU IVY" w:date="2022-01-07T18:42:00Z">
        <w:r>
          <w:rPr>
            <w:rFonts w:ascii="仿宋" w:eastAsia="仿宋" w:hAnsi="仿宋" w:cs="仿宋" w:hint="eastAsia"/>
            <w:sz w:val="32"/>
            <w:szCs w:val="32"/>
            <w:rPrChange w:id="72" w:author="ASUS" w:date="2022-01-09T23:32:00Z">
              <w:rPr>
                <w:rFonts w:hint="eastAsia"/>
                <w:sz w:val="28"/>
                <w:szCs w:val="28"/>
              </w:rPr>
            </w:rPrChange>
          </w:rPr>
          <w:t>能</w:t>
        </w:r>
      </w:ins>
      <w:del w:id="73" w:author="KOU IVY" w:date="2022-01-07T18:43:00Z">
        <w:r>
          <w:rPr>
            <w:rFonts w:ascii="仿宋" w:eastAsia="仿宋" w:hAnsi="仿宋" w:cs="仿宋" w:hint="eastAsia"/>
            <w:sz w:val="32"/>
            <w:szCs w:val="32"/>
            <w:rPrChange w:id="7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“</w:delText>
        </w:r>
      </w:del>
      <w:r>
        <w:rPr>
          <w:rFonts w:ascii="仿宋" w:eastAsia="仿宋" w:hAnsi="仿宋" w:cs="仿宋" w:hint="eastAsia"/>
          <w:sz w:val="32"/>
          <w:szCs w:val="32"/>
          <w:rPrChange w:id="75" w:author="ASUS" w:date="2022-01-09T23:32:00Z">
            <w:rPr>
              <w:rFonts w:hint="eastAsia"/>
              <w:sz w:val="28"/>
              <w:szCs w:val="28"/>
            </w:rPr>
          </w:rPrChange>
        </w:rPr>
        <w:t>治痰</w:t>
      </w:r>
      <w:del w:id="76" w:author="KOU IVY" w:date="2022-01-07T18:43:00Z">
        <w:r>
          <w:rPr>
            <w:rFonts w:ascii="仿宋" w:eastAsia="仿宋" w:hAnsi="仿宋" w:cs="仿宋" w:hint="eastAsia"/>
            <w:sz w:val="32"/>
            <w:szCs w:val="32"/>
            <w:rPrChange w:id="7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”</w:delText>
        </w:r>
      </w:del>
      <w:r>
        <w:rPr>
          <w:rFonts w:ascii="仿宋" w:eastAsia="仿宋" w:hAnsi="仿宋" w:cs="仿宋" w:hint="eastAsia"/>
          <w:sz w:val="32"/>
          <w:szCs w:val="32"/>
          <w:rPrChange w:id="78" w:author="ASUS" w:date="2022-01-09T23:32:00Z">
            <w:rPr>
              <w:rFonts w:hint="eastAsia"/>
              <w:sz w:val="28"/>
              <w:szCs w:val="28"/>
            </w:rPr>
          </w:rPrChange>
        </w:rPr>
        <w:t>呢？你们看我都是用白芥子，我没有用二陈汤，治</w:t>
      </w:r>
      <w:del w:id="79" w:author="KOU IVY" w:date="2022-01-07T18:43:00Z">
        <w:r>
          <w:rPr>
            <w:rFonts w:ascii="仿宋" w:eastAsia="仿宋" w:hAnsi="仿宋" w:cs="仿宋" w:hint="eastAsia"/>
            <w:sz w:val="32"/>
            <w:szCs w:val="32"/>
            <w:rPrChange w:id="8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谈</w:delText>
        </w:r>
      </w:del>
      <w:ins w:id="81" w:author="KOU IVY" w:date="2022-01-07T18:43:00Z">
        <w:r>
          <w:rPr>
            <w:rFonts w:ascii="仿宋" w:eastAsia="仿宋" w:hAnsi="仿宋" w:cs="仿宋" w:hint="eastAsia"/>
            <w:sz w:val="32"/>
            <w:szCs w:val="32"/>
            <w:rPrChange w:id="82" w:author="ASUS" w:date="2022-01-09T23:32:00Z">
              <w:rPr>
                <w:rFonts w:hint="eastAsia"/>
                <w:sz w:val="28"/>
                <w:szCs w:val="28"/>
              </w:rPr>
            </w:rPrChange>
          </w:rPr>
          <w:t>痰</w:t>
        </w:r>
      </w:ins>
      <w:r>
        <w:rPr>
          <w:rFonts w:ascii="仿宋" w:eastAsia="仿宋" w:hAnsi="仿宋" w:cs="仿宋" w:hint="eastAsia"/>
          <w:sz w:val="32"/>
          <w:szCs w:val="32"/>
          <w:rPrChange w:id="83" w:author="ASUS" w:date="2022-01-09T23:32:00Z">
            <w:rPr>
              <w:rFonts w:hint="eastAsia"/>
              <w:sz w:val="28"/>
              <w:szCs w:val="28"/>
            </w:rPr>
          </w:rPrChange>
        </w:rPr>
        <w:t>之剂从何而说？</w:t>
      </w:r>
    </w:p>
    <w:p w:rsidR="006B1471" w:rsidRPr="006B1471" w:rsidRDefault="00470CBE">
      <w:pPr>
        <w:ind w:firstLineChars="200" w:firstLine="640"/>
        <w:rPr>
          <w:rFonts w:ascii="仿宋" w:eastAsia="仿宋" w:hAnsi="仿宋" w:cs="仿宋"/>
          <w:sz w:val="32"/>
          <w:szCs w:val="32"/>
          <w:rPrChange w:id="84" w:author="ASUS" w:date="2022-01-09T23:32:00Z">
            <w:rPr>
              <w:sz w:val="28"/>
              <w:szCs w:val="28"/>
            </w:rPr>
          </w:rPrChange>
        </w:rPr>
      </w:pPr>
      <w:r>
        <w:rPr>
          <w:rFonts w:ascii="仿宋" w:eastAsia="仿宋" w:hAnsi="仿宋" w:cs="仿宋" w:hint="eastAsia"/>
          <w:sz w:val="32"/>
          <w:szCs w:val="32"/>
          <w:rPrChange w:id="85" w:author="ASUS" w:date="2022-01-09T23:32:00Z">
            <w:rPr>
              <w:rFonts w:hint="eastAsia"/>
              <w:sz w:val="28"/>
              <w:szCs w:val="28"/>
            </w:rPr>
          </w:rPrChange>
        </w:rPr>
        <w:t>唐唐：主要还是治湿。</w:t>
      </w:r>
    </w:p>
    <w:p w:rsidR="006B1471" w:rsidRPr="006B1471" w:rsidRDefault="00470CBE">
      <w:pPr>
        <w:ind w:firstLineChars="200" w:firstLine="640"/>
        <w:rPr>
          <w:rFonts w:ascii="仿宋" w:eastAsia="仿宋" w:hAnsi="仿宋" w:cs="仿宋"/>
          <w:sz w:val="32"/>
          <w:szCs w:val="32"/>
          <w:rPrChange w:id="86" w:author="ASUS" w:date="2022-01-09T23:32:00Z">
            <w:rPr>
              <w:sz w:val="28"/>
              <w:szCs w:val="28"/>
            </w:rPr>
          </w:rPrChange>
        </w:rPr>
      </w:pPr>
      <w:r>
        <w:rPr>
          <w:rFonts w:ascii="仿宋" w:eastAsia="仿宋" w:hAnsi="仿宋" w:cs="仿宋" w:hint="eastAsia"/>
          <w:sz w:val="32"/>
          <w:szCs w:val="32"/>
          <w:rPrChange w:id="87" w:author="ASUS" w:date="2022-01-09T23:32:00Z">
            <w:rPr>
              <w:rFonts w:hint="eastAsia"/>
              <w:sz w:val="28"/>
              <w:szCs w:val="28"/>
            </w:rPr>
          </w:rPrChange>
        </w:rPr>
        <w:lastRenderedPageBreak/>
        <w:t>老师：那</w:t>
      </w:r>
      <w:del w:id="88" w:author="KOU IVY" w:date="2022-01-07T18:43:00Z">
        <w:r>
          <w:rPr>
            <w:rFonts w:ascii="仿宋" w:eastAsia="仿宋" w:hAnsi="仿宋" w:cs="仿宋" w:hint="eastAsia"/>
            <w:sz w:val="32"/>
            <w:szCs w:val="32"/>
            <w:rPrChange w:id="8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搞</w:delText>
        </w:r>
      </w:del>
      <w:r>
        <w:rPr>
          <w:rFonts w:ascii="仿宋" w:eastAsia="仿宋" w:hAnsi="仿宋" w:cs="仿宋" w:hint="eastAsia"/>
          <w:sz w:val="32"/>
          <w:szCs w:val="32"/>
          <w:rPrChange w:id="90" w:author="ASUS" w:date="2022-01-09T23:32:00Z">
            <w:rPr>
              <w:rFonts w:hint="eastAsia"/>
              <w:sz w:val="28"/>
              <w:szCs w:val="28"/>
            </w:rPr>
          </w:rPrChange>
        </w:rPr>
        <w:t>治湿，为什么还要治</w:t>
      </w:r>
      <w:ins w:id="91" w:author="KOU IVY" w:date="2022-01-07T18:43:00Z">
        <w:r>
          <w:rPr>
            <w:rFonts w:ascii="仿宋" w:eastAsia="仿宋" w:hAnsi="仿宋" w:cs="仿宋" w:hint="eastAsia"/>
            <w:sz w:val="32"/>
            <w:szCs w:val="32"/>
            <w:rPrChange w:id="92" w:author="ASUS" w:date="2022-01-09T23:32:00Z">
              <w:rPr>
                <w:rFonts w:hint="eastAsia"/>
                <w:sz w:val="28"/>
                <w:szCs w:val="28"/>
              </w:rPr>
            </w:rPrChange>
          </w:rPr>
          <w:t>痰</w:t>
        </w:r>
      </w:ins>
      <w:del w:id="93" w:author="KOU IVY" w:date="2022-01-07T18:43:00Z">
        <w:r>
          <w:rPr>
            <w:rFonts w:ascii="仿宋" w:eastAsia="仿宋" w:hAnsi="仿宋" w:cs="仿宋" w:hint="eastAsia"/>
            <w:sz w:val="32"/>
            <w:szCs w:val="32"/>
            <w:rPrChange w:id="9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谈</w:delText>
        </w:r>
      </w:del>
      <w:r>
        <w:rPr>
          <w:rFonts w:ascii="仿宋" w:eastAsia="仿宋" w:hAnsi="仿宋" w:cs="仿宋" w:hint="eastAsia"/>
          <w:sz w:val="32"/>
          <w:szCs w:val="32"/>
          <w:rPrChange w:id="95" w:author="ASUS" w:date="2022-01-09T23:32:00Z">
            <w:rPr>
              <w:rFonts w:hint="eastAsia"/>
              <w:sz w:val="28"/>
              <w:szCs w:val="28"/>
            </w:rPr>
          </w:rPrChange>
        </w:rPr>
        <w:t>呢？它里面治痰</w:t>
      </w:r>
      <w:del w:id="96" w:author="KOU IVY" w:date="2022-01-07T18:44:00Z">
        <w:r>
          <w:rPr>
            <w:rFonts w:ascii="仿宋" w:eastAsia="仿宋" w:hAnsi="仿宋" w:cs="仿宋" w:hint="eastAsia"/>
            <w:sz w:val="32"/>
            <w:szCs w:val="32"/>
            <w:rPrChange w:id="9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有</w:delText>
        </w:r>
      </w:del>
      <w:ins w:id="98" w:author="KOU IVY" w:date="2022-01-07T18:44:00Z">
        <w:r>
          <w:rPr>
            <w:rFonts w:ascii="仿宋" w:eastAsia="仿宋" w:hAnsi="仿宋" w:cs="仿宋" w:hint="eastAsia"/>
            <w:sz w:val="32"/>
            <w:szCs w:val="32"/>
            <w:rPrChange w:id="99" w:author="ASUS" w:date="2022-01-09T23:32:00Z">
              <w:rPr>
                <w:rFonts w:hint="eastAsia"/>
                <w:sz w:val="28"/>
                <w:szCs w:val="28"/>
              </w:rPr>
            </w:rPrChange>
          </w:rPr>
          <w:t>用</w:t>
        </w:r>
      </w:ins>
      <w:r>
        <w:rPr>
          <w:rFonts w:ascii="仿宋" w:eastAsia="仿宋" w:hAnsi="仿宋" w:cs="仿宋" w:hint="eastAsia"/>
          <w:sz w:val="32"/>
          <w:szCs w:val="32"/>
          <w:rPrChange w:id="100" w:author="ASUS" w:date="2022-01-09T23:32:00Z">
            <w:rPr>
              <w:rFonts w:hint="eastAsia"/>
              <w:sz w:val="28"/>
              <w:szCs w:val="28"/>
            </w:rPr>
          </w:rPrChange>
        </w:rPr>
        <w:t>那</w:t>
      </w:r>
      <w:ins w:id="101" w:author="KOU IVY" w:date="2022-01-07T18:44:00Z">
        <w:r>
          <w:rPr>
            <w:rFonts w:ascii="仿宋" w:eastAsia="仿宋" w:hAnsi="仿宋" w:cs="仿宋" w:hint="eastAsia"/>
            <w:sz w:val="32"/>
            <w:szCs w:val="32"/>
            <w:rPrChange w:id="102" w:author="ASUS" w:date="2022-01-09T23:32:00Z">
              <w:rPr>
                <w:rFonts w:hint="eastAsia"/>
                <w:sz w:val="28"/>
                <w:szCs w:val="28"/>
              </w:rPr>
            </w:rPrChange>
          </w:rPr>
          <w:t>味</w:t>
        </w:r>
      </w:ins>
      <w:del w:id="103" w:author="KOU IVY" w:date="2022-01-07T18:44:00Z">
        <w:r>
          <w:rPr>
            <w:rFonts w:ascii="仿宋" w:eastAsia="仿宋" w:hAnsi="仿宋" w:cs="仿宋" w:hint="eastAsia"/>
            <w:sz w:val="32"/>
            <w:szCs w:val="32"/>
            <w:rPrChange w:id="10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位</w:delText>
        </w:r>
      </w:del>
      <w:r>
        <w:rPr>
          <w:rFonts w:ascii="仿宋" w:eastAsia="仿宋" w:hAnsi="仿宋" w:cs="仿宋" w:hint="eastAsia"/>
          <w:sz w:val="32"/>
          <w:szCs w:val="32"/>
          <w:rPrChange w:id="105" w:author="ASUS" w:date="2022-01-09T23:32:00Z">
            <w:rPr>
              <w:rFonts w:hint="eastAsia"/>
              <w:sz w:val="28"/>
              <w:szCs w:val="28"/>
            </w:rPr>
          </w:rPrChange>
        </w:rPr>
        <w:t>药</w:t>
      </w:r>
      <w:ins w:id="106" w:author="KOU IVY" w:date="2022-01-07T18:44:00Z">
        <w:r>
          <w:rPr>
            <w:rFonts w:ascii="仿宋" w:eastAsia="仿宋" w:hAnsi="仿宋" w:cs="仿宋" w:hint="eastAsia"/>
            <w:sz w:val="32"/>
            <w:szCs w:val="32"/>
            <w:rPrChange w:id="107" w:author="ASUS" w:date="2022-01-09T23:32:00Z">
              <w:rPr>
                <w:rFonts w:hint="eastAsia"/>
                <w:sz w:val="28"/>
                <w:szCs w:val="28"/>
              </w:rPr>
            </w:rPrChange>
          </w:rPr>
          <w:t>？</w:t>
        </w:r>
      </w:ins>
    </w:p>
    <w:p w:rsidR="006B1471" w:rsidRPr="006B1471" w:rsidRDefault="00470CBE">
      <w:pPr>
        <w:ind w:firstLineChars="200" w:firstLine="640"/>
        <w:rPr>
          <w:rFonts w:ascii="仿宋" w:eastAsia="仿宋" w:hAnsi="仿宋" w:cs="仿宋"/>
          <w:sz w:val="32"/>
          <w:szCs w:val="32"/>
          <w:rPrChange w:id="108" w:author="ASUS" w:date="2022-01-09T23:32:00Z">
            <w:rPr>
              <w:sz w:val="28"/>
              <w:szCs w:val="28"/>
            </w:rPr>
          </w:rPrChange>
        </w:rPr>
      </w:pPr>
      <w:r>
        <w:rPr>
          <w:rFonts w:ascii="仿宋" w:eastAsia="仿宋" w:hAnsi="仿宋" w:cs="仿宋" w:hint="eastAsia"/>
          <w:sz w:val="32"/>
          <w:szCs w:val="32"/>
          <w:rPrChange w:id="109" w:author="ASUS" w:date="2022-01-09T23:32:00Z">
            <w:rPr>
              <w:rFonts w:hint="eastAsia"/>
              <w:sz w:val="28"/>
              <w:szCs w:val="28"/>
            </w:rPr>
          </w:rPrChange>
        </w:rPr>
        <w:t>学生：半夏，橘红</w:t>
      </w:r>
      <w:del w:id="110" w:author="KOU IVY" w:date="2022-01-07T18:44:00Z">
        <w:r>
          <w:rPr>
            <w:rFonts w:ascii="仿宋" w:eastAsia="仿宋" w:hAnsi="仿宋" w:cs="仿宋" w:hint="eastAsia"/>
            <w:sz w:val="32"/>
            <w:szCs w:val="32"/>
            <w:rPrChange w:id="11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112" w:author="KOU IVY" w:date="2022-01-07T18:44:00Z">
        <w:r>
          <w:rPr>
            <w:rFonts w:ascii="仿宋" w:eastAsia="仿宋" w:hAnsi="仿宋" w:cs="仿宋" w:hint="eastAsia"/>
            <w:sz w:val="32"/>
            <w:szCs w:val="32"/>
            <w:rPrChange w:id="113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</w:p>
    <w:p w:rsidR="006B1471" w:rsidRPr="006B1471" w:rsidRDefault="00470CBE">
      <w:pPr>
        <w:ind w:firstLineChars="200" w:firstLine="640"/>
        <w:rPr>
          <w:rFonts w:ascii="仿宋" w:eastAsia="仿宋" w:hAnsi="仿宋" w:cs="仿宋"/>
          <w:sz w:val="32"/>
          <w:szCs w:val="32"/>
          <w:rPrChange w:id="114" w:author="ASUS" w:date="2022-01-09T23:32:00Z">
            <w:rPr>
              <w:sz w:val="28"/>
              <w:szCs w:val="28"/>
            </w:rPr>
          </w:rPrChange>
        </w:rPr>
      </w:pPr>
      <w:r>
        <w:rPr>
          <w:rFonts w:ascii="仿宋" w:eastAsia="仿宋" w:hAnsi="仿宋" w:cs="仿宋" w:hint="eastAsia"/>
          <w:sz w:val="32"/>
          <w:szCs w:val="32"/>
          <w:rPrChange w:id="115" w:author="ASUS" w:date="2022-01-09T23:32:00Z">
            <w:rPr>
              <w:rFonts w:hint="eastAsia"/>
              <w:sz w:val="28"/>
              <w:szCs w:val="28"/>
            </w:rPr>
          </w:rPrChange>
        </w:rPr>
        <w:t>老师：半夏怎么治痰呢？</w:t>
      </w:r>
    </w:p>
    <w:p w:rsidR="006B1471" w:rsidRPr="006B1471" w:rsidRDefault="00470CBE">
      <w:pPr>
        <w:ind w:firstLineChars="200" w:firstLine="640"/>
        <w:rPr>
          <w:rFonts w:ascii="仿宋" w:eastAsia="仿宋" w:hAnsi="仿宋" w:cs="仿宋"/>
          <w:sz w:val="32"/>
          <w:szCs w:val="32"/>
          <w:rPrChange w:id="116" w:author="ASUS" w:date="2022-01-09T23:32:00Z">
            <w:rPr>
              <w:sz w:val="28"/>
              <w:szCs w:val="28"/>
            </w:rPr>
          </w:rPrChange>
        </w:rPr>
      </w:pPr>
      <w:r>
        <w:rPr>
          <w:rFonts w:ascii="仿宋" w:eastAsia="仿宋" w:hAnsi="仿宋" w:cs="仿宋" w:hint="eastAsia"/>
          <w:sz w:val="32"/>
          <w:szCs w:val="32"/>
          <w:rPrChange w:id="117" w:author="ASUS" w:date="2022-01-09T23:32:00Z">
            <w:rPr>
              <w:rFonts w:hint="eastAsia"/>
              <w:sz w:val="28"/>
              <w:szCs w:val="28"/>
            </w:rPr>
          </w:rPrChange>
        </w:rPr>
        <w:t>学生：燥湿啊！</w:t>
      </w:r>
    </w:p>
    <w:p w:rsidR="006B1471" w:rsidRPr="006B1471" w:rsidRDefault="00470CBE">
      <w:pPr>
        <w:ind w:firstLineChars="200" w:firstLine="640"/>
        <w:rPr>
          <w:rFonts w:ascii="仿宋" w:eastAsia="仿宋" w:hAnsi="仿宋" w:cs="仿宋"/>
          <w:sz w:val="32"/>
          <w:szCs w:val="32"/>
          <w:rPrChange w:id="118" w:author="ASUS" w:date="2022-01-09T23:32:00Z">
            <w:rPr>
              <w:sz w:val="28"/>
              <w:szCs w:val="28"/>
            </w:rPr>
          </w:rPrChange>
        </w:rPr>
      </w:pPr>
      <w:r>
        <w:rPr>
          <w:rFonts w:ascii="仿宋" w:eastAsia="仿宋" w:hAnsi="仿宋" w:cs="仿宋" w:hint="eastAsia"/>
          <w:sz w:val="32"/>
          <w:szCs w:val="32"/>
          <w:rPrChange w:id="119" w:author="ASUS" w:date="2022-01-09T23:32:00Z">
            <w:rPr>
              <w:rFonts w:hint="eastAsia"/>
              <w:sz w:val="28"/>
              <w:szCs w:val="28"/>
            </w:rPr>
          </w:rPrChange>
        </w:rPr>
        <w:t>老师：燥湿怎么治痰呢？湿和痰有什么关系？</w:t>
      </w:r>
    </w:p>
    <w:p w:rsidR="006B1471" w:rsidRPr="006B1471" w:rsidRDefault="00470CBE">
      <w:pPr>
        <w:ind w:firstLineChars="200" w:firstLine="640"/>
        <w:rPr>
          <w:rFonts w:ascii="仿宋" w:eastAsia="仿宋" w:hAnsi="仿宋" w:cs="仿宋"/>
          <w:sz w:val="32"/>
          <w:szCs w:val="32"/>
          <w:rPrChange w:id="120" w:author="ASUS" w:date="2022-01-09T23:32:00Z">
            <w:rPr>
              <w:sz w:val="28"/>
              <w:szCs w:val="28"/>
            </w:rPr>
          </w:rPrChange>
        </w:rPr>
      </w:pPr>
      <w:r>
        <w:rPr>
          <w:rFonts w:ascii="仿宋" w:eastAsia="仿宋" w:hAnsi="仿宋" w:cs="仿宋" w:hint="eastAsia"/>
          <w:sz w:val="32"/>
          <w:szCs w:val="32"/>
          <w:rPrChange w:id="121" w:author="ASUS" w:date="2022-01-09T23:32:00Z">
            <w:rPr>
              <w:rFonts w:hint="eastAsia"/>
              <w:sz w:val="28"/>
              <w:szCs w:val="28"/>
            </w:rPr>
          </w:rPrChange>
        </w:rPr>
        <w:t>刘老师：</w:t>
      </w:r>
      <w:del w:id="122" w:author="KOU IVY" w:date="2022-01-07T18:44:00Z">
        <w:r>
          <w:rPr>
            <w:rFonts w:ascii="仿宋" w:eastAsia="仿宋" w:hAnsi="仿宋" w:cs="仿宋" w:hint="eastAsia"/>
            <w:sz w:val="32"/>
            <w:szCs w:val="32"/>
            <w:rPrChange w:id="12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它</w:delText>
        </w:r>
      </w:del>
      <w:ins w:id="124" w:author="KOU IVY" w:date="2022-01-07T18:44:00Z">
        <w:r>
          <w:rPr>
            <w:rFonts w:ascii="仿宋" w:eastAsia="仿宋" w:hAnsi="仿宋" w:cs="仿宋" w:hint="eastAsia"/>
            <w:sz w:val="32"/>
            <w:szCs w:val="32"/>
            <w:rPrChange w:id="125" w:author="ASUS" w:date="2022-01-09T23:32:00Z">
              <w:rPr>
                <w:rFonts w:hint="eastAsia"/>
                <w:sz w:val="28"/>
                <w:szCs w:val="28"/>
              </w:rPr>
            </w:rPrChange>
          </w:rPr>
          <w:t>痰</w:t>
        </w:r>
      </w:ins>
      <w:r>
        <w:rPr>
          <w:rFonts w:ascii="仿宋" w:eastAsia="仿宋" w:hAnsi="仿宋" w:cs="仿宋" w:hint="eastAsia"/>
          <w:sz w:val="32"/>
          <w:szCs w:val="32"/>
          <w:rPrChange w:id="126" w:author="ASUS" w:date="2022-01-09T23:32:00Z">
            <w:rPr>
              <w:rFonts w:hint="eastAsia"/>
              <w:sz w:val="28"/>
              <w:szCs w:val="28"/>
            </w:rPr>
          </w:rPrChange>
        </w:rPr>
        <w:t>是湿气的一种，湿气在肺叶里炼液成痰。</w:t>
      </w:r>
    </w:p>
    <w:p w:rsidR="006B1471" w:rsidRPr="006B1471" w:rsidRDefault="00470CBE">
      <w:pPr>
        <w:ind w:firstLineChars="200" w:firstLine="640"/>
        <w:rPr>
          <w:del w:id="127" w:author="KOU IVY" w:date="2022-01-07T18:51:00Z"/>
          <w:rFonts w:ascii="仿宋" w:eastAsia="仿宋" w:hAnsi="仿宋" w:cs="仿宋"/>
          <w:sz w:val="32"/>
          <w:szCs w:val="32"/>
          <w:rPrChange w:id="128" w:author="ASUS" w:date="2022-01-09T23:32:00Z">
            <w:rPr>
              <w:del w:id="129" w:author="KOU IVY" w:date="2022-01-07T18:51:00Z"/>
              <w:sz w:val="28"/>
              <w:szCs w:val="28"/>
            </w:rPr>
          </w:rPrChange>
        </w:rPr>
      </w:pPr>
      <w:r>
        <w:rPr>
          <w:rFonts w:ascii="仿宋" w:eastAsia="仿宋" w:hAnsi="仿宋" w:cs="仿宋" w:hint="eastAsia"/>
          <w:sz w:val="32"/>
          <w:szCs w:val="32"/>
          <w:rPrChange w:id="130" w:author="ASUS" w:date="2022-01-09T23:32:00Z">
            <w:rPr>
              <w:rFonts w:hint="eastAsia"/>
              <w:sz w:val="28"/>
              <w:szCs w:val="28"/>
            </w:rPr>
          </w:rPrChange>
        </w:rPr>
        <w:t>老师：你们要好好思考</w:t>
      </w:r>
      <w:del w:id="131" w:author="KOU IVY" w:date="2022-01-07T18:46:00Z">
        <w:r>
          <w:rPr>
            <w:rFonts w:ascii="仿宋" w:eastAsia="仿宋" w:hAnsi="仿宋" w:cs="仿宋" w:hint="eastAsia"/>
            <w:sz w:val="32"/>
            <w:szCs w:val="32"/>
            <w:rPrChange w:id="13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这个问题</w:delText>
        </w:r>
      </w:del>
      <w:ins w:id="133" w:author="KOU IVY" w:date="2022-01-07T18:46:00Z">
        <w:r>
          <w:rPr>
            <w:rFonts w:ascii="仿宋" w:eastAsia="仿宋" w:hAnsi="仿宋" w:cs="仿宋" w:hint="eastAsia"/>
            <w:sz w:val="32"/>
            <w:szCs w:val="32"/>
            <w:rPrChange w:id="134" w:author="ASUS" w:date="2022-01-09T23:32:00Z">
              <w:rPr>
                <w:rFonts w:hint="eastAsia"/>
                <w:sz w:val="28"/>
                <w:szCs w:val="28"/>
              </w:rPr>
            </w:rPrChange>
          </w:rPr>
          <w:t>湿和痰的关系</w:t>
        </w:r>
      </w:ins>
      <w:r>
        <w:rPr>
          <w:rFonts w:ascii="仿宋" w:eastAsia="仿宋" w:hAnsi="仿宋" w:cs="仿宋" w:hint="eastAsia"/>
          <w:sz w:val="32"/>
          <w:szCs w:val="32"/>
          <w:rPrChange w:id="135" w:author="ASUS" w:date="2022-01-09T23:32:00Z">
            <w:rPr>
              <w:rFonts w:hint="eastAsia"/>
              <w:sz w:val="28"/>
              <w:szCs w:val="28"/>
            </w:rPr>
          </w:rPrChange>
        </w:rPr>
        <w:t>，今天把这关系理顺</w:t>
      </w:r>
      <w:ins w:id="136" w:author="KOU IVY" w:date="2022-01-07T18:46:00Z">
        <w:r>
          <w:rPr>
            <w:rFonts w:ascii="仿宋" w:eastAsia="仿宋" w:hAnsi="仿宋" w:cs="仿宋" w:hint="eastAsia"/>
            <w:sz w:val="32"/>
            <w:szCs w:val="32"/>
            <w:rPrChange w:id="137" w:author="ASUS" w:date="2022-01-09T23:32:00Z">
              <w:rPr>
                <w:rFonts w:hint="eastAsia"/>
                <w:sz w:val="28"/>
                <w:szCs w:val="28"/>
              </w:rPr>
            </w:rPrChange>
          </w:rPr>
          <w:t>，临床</w:t>
        </w:r>
      </w:ins>
      <w:ins w:id="138" w:author="KOU IVY" w:date="2022-01-07T18:47:00Z">
        <w:r>
          <w:rPr>
            <w:rFonts w:ascii="仿宋" w:eastAsia="仿宋" w:hAnsi="仿宋" w:cs="仿宋" w:hint="eastAsia"/>
            <w:sz w:val="32"/>
            <w:szCs w:val="32"/>
            <w:rPrChange w:id="139" w:author="ASUS" w:date="2022-01-09T23:32:00Z">
              <w:rPr>
                <w:rFonts w:hint="eastAsia"/>
                <w:sz w:val="28"/>
                <w:szCs w:val="28"/>
              </w:rPr>
            </w:rPrChange>
          </w:rPr>
          <w:t>就更清楚了</w:t>
        </w:r>
      </w:ins>
      <w:r>
        <w:rPr>
          <w:rFonts w:ascii="仿宋" w:eastAsia="仿宋" w:hAnsi="仿宋" w:cs="仿宋" w:hint="eastAsia"/>
          <w:sz w:val="32"/>
          <w:szCs w:val="32"/>
          <w:rPrChange w:id="140" w:author="ASUS" w:date="2022-01-09T23:32:00Z">
            <w:rPr>
              <w:rFonts w:hint="eastAsia"/>
              <w:sz w:val="28"/>
              <w:szCs w:val="28"/>
            </w:rPr>
          </w:rPrChange>
        </w:rPr>
        <w:t>。你们讲炼液成痰，</w:t>
      </w:r>
      <w:del w:id="141" w:author="KOU IVY" w:date="2022-01-07T18:47:00Z">
        <w:r>
          <w:rPr>
            <w:rFonts w:ascii="仿宋" w:eastAsia="仿宋" w:hAnsi="仿宋" w:cs="仿宋" w:hint="eastAsia"/>
            <w:sz w:val="32"/>
            <w:szCs w:val="32"/>
            <w:rPrChange w:id="14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你们</w:delText>
        </w:r>
      </w:del>
      <w:r>
        <w:rPr>
          <w:rFonts w:ascii="仿宋" w:eastAsia="仿宋" w:hAnsi="仿宋" w:cs="仿宋" w:hint="eastAsia"/>
          <w:sz w:val="32"/>
          <w:szCs w:val="32"/>
          <w:rPrChange w:id="143" w:author="ASUS" w:date="2022-01-09T23:32:00Z">
            <w:rPr>
              <w:rFonts w:hint="eastAsia"/>
              <w:sz w:val="28"/>
              <w:szCs w:val="28"/>
            </w:rPr>
          </w:rPrChange>
        </w:rPr>
        <w:t>没讲炼湿成痰，</w:t>
      </w:r>
      <w:del w:id="144" w:author="KOU IVY" w:date="2022-01-07T18:47:00Z">
        <w:r>
          <w:rPr>
            <w:rFonts w:ascii="仿宋" w:eastAsia="仿宋" w:hAnsi="仿宋" w:cs="仿宋" w:hint="eastAsia"/>
            <w:sz w:val="32"/>
            <w:szCs w:val="32"/>
            <w:rPrChange w:id="14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我抠字眼厉害得很，</w:delText>
        </w:r>
      </w:del>
      <w:r>
        <w:rPr>
          <w:rFonts w:ascii="仿宋" w:eastAsia="仿宋" w:hAnsi="仿宋" w:cs="仿宋" w:hint="eastAsia"/>
          <w:sz w:val="32"/>
          <w:szCs w:val="32"/>
          <w:rPrChange w:id="146" w:author="ASUS" w:date="2022-01-09T23:32:00Z">
            <w:rPr>
              <w:rFonts w:hint="eastAsia"/>
              <w:sz w:val="28"/>
              <w:szCs w:val="28"/>
            </w:rPr>
          </w:rPrChange>
        </w:rPr>
        <w:t>这个</w:t>
      </w:r>
      <w:del w:id="147" w:author="KOU IVY" w:date="2022-01-07T18:47:00Z">
        <w:r>
          <w:rPr>
            <w:rFonts w:ascii="仿宋" w:eastAsia="仿宋" w:hAnsi="仿宋" w:cs="仿宋" w:hint="eastAsia"/>
            <w:sz w:val="32"/>
            <w:szCs w:val="32"/>
            <w:rPrChange w:id="14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“</w:delText>
        </w:r>
      </w:del>
      <w:r>
        <w:rPr>
          <w:rFonts w:ascii="仿宋" w:eastAsia="仿宋" w:hAnsi="仿宋" w:cs="仿宋" w:hint="eastAsia"/>
          <w:sz w:val="32"/>
          <w:szCs w:val="32"/>
          <w:rPrChange w:id="149" w:author="ASUS" w:date="2022-01-09T23:32:00Z">
            <w:rPr>
              <w:rFonts w:hint="eastAsia"/>
              <w:sz w:val="28"/>
              <w:szCs w:val="28"/>
            </w:rPr>
          </w:rPrChange>
        </w:rPr>
        <w:t>液</w:t>
      </w:r>
      <w:del w:id="150" w:author="KOU IVY" w:date="2022-01-07T18:47:00Z">
        <w:r>
          <w:rPr>
            <w:rFonts w:ascii="仿宋" w:eastAsia="仿宋" w:hAnsi="仿宋" w:cs="仿宋" w:hint="eastAsia"/>
            <w:sz w:val="32"/>
            <w:szCs w:val="32"/>
            <w:rPrChange w:id="15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”</w:delText>
        </w:r>
      </w:del>
      <w:r>
        <w:rPr>
          <w:rFonts w:ascii="仿宋" w:eastAsia="仿宋" w:hAnsi="仿宋" w:cs="仿宋" w:hint="eastAsia"/>
          <w:sz w:val="32"/>
          <w:szCs w:val="32"/>
          <w:rPrChange w:id="152" w:author="ASUS" w:date="2022-01-09T23:32:00Z">
            <w:rPr>
              <w:rFonts w:hint="eastAsia"/>
              <w:sz w:val="28"/>
              <w:szCs w:val="28"/>
            </w:rPr>
          </w:rPrChange>
        </w:rPr>
        <w:t>，是哪里的液？你们经常</w:t>
      </w:r>
      <w:ins w:id="153" w:author="KOU IVY" w:date="2022-01-07T18:48:00Z">
        <w:r>
          <w:rPr>
            <w:rFonts w:ascii="仿宋" w:eastAsia="仿宋" w:hAnsi="仿宋" w:cs="仿宋" w:hint="eastAsia"/>
            <w:sz w:val="32"/>
            <w:szCs w:val="32"/>
            <w:rPrChange w:id="154" w:author="ASUS" w:date="2022-01-09T23:32:00Z">
              <w:rPr>
                <w:rFonts w:hint="eastAsia"/>
                <w:sz w:val="28"/>
                <w:szCs w:val="28"/>
              </w:rPr>
            </w:rPrChange>
          </w:rPr>
          <w:t>一</w:t>
        </w:r>
      </w:ins>
      <w:r>
        <w:rPr>
          <w:rFonts w:ascii="仿宋" w:eastAsia="仿宋" w:hAnsi="仿宋" w:cs="仿宋" w:hint="eastAsia"/>
          <w:sz w:val="32"/>
          <w:szCs w:val="32"/>
          <w:rPrChange w:id="155" w:author="ASUS" w:date="2022-01-09T23:32:00Z">
            <w:rPr>
              <w:rFonts w:hint="eastAsia"/>
              <w:sz w:val="28"/>
              <w:szCs w:val="28"/>
            </w:rPr>
          </w:rPrChange>
        </w:rPr>
        <w:t>讲肺</w:t>
      </w:r>
      <w:ins w:id="156" w:author="KOU IVY" w:date="2022-01-07T18:49:00Z">
        <w:r>
          <w:rPr>
            <w:rFonts w:ascii="仿宋" w:eastAsia="仿宋" w:hAnsi="仿宋" w:cs="仿宋" w:hint="eastAsia"/>
            <w:color w:val="FF0000"/>
            <w:sz w:val="32"/>
            <w:szCs w:val="32"/>
            <w:rPrChange w:id="157" w:author="ASUS" w:date="2022-01-09T23:32:00Z">
              <w:rPr>
                <w:rFonts w:hint="eastAsia"/>
                <w:sz w:val="28"/>
                <w:szCs w:val="28"/>
              </w:rPr>
            </w:rPrChange>
          </w:rPr>
          <w:t>金</w:t>
        </w:r>
        <w:r>
          <w:rPr>
            <w:rFonts w:ascii="仿宋" w:eastAsia="仿宋" w:hAnsi="仿宋" w:cs="仿宋"/>
            <w:color w:val="FF0000"/>
            <w:sz w:val="32"/>
            <w:szCs w:val="32"/>
            <w:rPrChange w:id="158" w:author="ASUS" w:date="2022-01-09T23:32:00Z">
              <w:rPr>
                <w:color w:val="FF0000"/>
                <w:sz w:val="28"/>
                <w:szCs w:val="28"/>
              </w:rPr>
            </w:rPrChange>
          </w:rPr>
          <w:t>/</w:t>
        </w:r>
      </w:ins>
      <w:ins w:id="159" w:author="KOU IVY" w:date="2022-01-07T18:48:00Z">
        <w:r>
          <w:rPr>
            <w:rFonts w:ascii="仿宋" w:eastAsia="仿宋" w:hAnsi="仿宋" w:cs="仿宋" w:hint="eastAsia"/>
            <w:color w:val="0070C0"/>
            <w:sz w:val="32"/>
            <w:szCs w:val="32"/>
            <w:rPrChange w:id="160" w:author="ASUS" w:date="2022-01-09T23:32:00Z">
              <w:rPr>
                <w:rFonts w:hint="eastAsia"/>
                <w:sz w:val="28"/>
                <w:szCs w:val="28"/>
              </w:rPr>
            </w:rPrChange>
          </w:rPr>
          <w:t>津</w:t>
        </w:r>
      </w:ins>
      <w:ins w:id="161" w:author="KOU IVY" w:date="2022-01-07T18:49:00Z">
        <w:r>
          <w:rPr>
            <w:rFonts w:ascii="仿宋" w:eastAsia="仿宋" w:hAnsi="仿宋" w:cs="仿宋"/>
            <w:color w:val="0070C0"/>
            <w:sz w:val="32"/>
            <w:szCs w:val="32"/>
            <w:rPrChange w:id="162" w:author="ASUS" w:date="2022-01-09T23:32:00Z">
              <w:rPr>
                <w:color w:val="0070C0"/>
                <w:sz w:val="28"/>
                <w:szCs w:val="28"/>
              </w:rPr>
            </w:rPrChange>
          </w:rPr>
          <w:t>?</w:t>
        </w:r>
      </w:ins>
      <w:del w:id="163" w:author="KOU IVY" w:date="2022-01-07T18:47:00Z">
        <w:r>
          <w:rPr>
            <w:rFonts w:ascii="仿宋" w:eastAsia="仿宋" w:hAnsi="仿宋" w:cs="仿宋" w:hint="eastAsia"/>
            <w:sz w:val="32"/>
            <w:szCs w:val="32"/>
            <w:rPrChange w:id="16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是讲肺（</w:delText>
        </w:r>
      </w:del>
      <w:del w:id="165" w:author="KOU IVY" w:date="2022-01-07T18:48:00Z">
        <w:r>
          <w:rPr>
            <w:rFonts w:ascii="仿宋" w:eastAsia="仿宋" w:hAnsi="仿宋" w:cs="仿宋" w:hint="eastAsia"/>
            <w:sz w:val="32"/>
            <w:szCs w:val="32"/>
            <w:rPrChange w:id="16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金</w:delText>
        </w:r>
      </w:del>
      <w:del w:id="167" w:author="KOU IVY" w:date="2022-01-07T18:47:00Z">
        <w:r>
          <w:rPr>
            <w:rFonts w:ascii="仿宋" w:eastAsia="仿宋" w:hAnsi="仿宋" w:cs="仿宋" w:hint="eastAsia"/>
            <w:sz w:val="32"/>
            <w:szCs w:val="32"/>
            <w:rPrChange w:id="16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）</w:delText>
        </w:r>
      </w:del>
      <w:r>
        <w:rPr>
          <w:rFonts w:ascii="仿宋" w:eastAsia="仿宋" w:hAnsi="仿宋" w:cs="仿宋" w:hint="eastAsia"/>
          <w:sz w:val="32"/>
          <w:szCs w:val="32"/>
          <w:rPrChange w:id="169" w:author="ASUS" w:date="2022-01-09T23:32:00Z">
            <w:rPr>
              <w:rFonts w:hint="eastAsia"/>
              <w:sz w:val="28"/>
              <w:szCs w:val="28"/>
            </w:rPr>
          </w:rPrChange>
        </w:rPr>
        <w:t>，</w:t>
      </w:r>
      <w:del w:id="170" w:author="KOU IVY" w:date="2022-01-07T18:48:00Z">
        <w:r>
          <w:rPr>
            <w:rFonts w:ascii="仿宋" w:eastAsia="仿宋" w:hAnsi="仿宋" w:cs="仿宋" w:hint="eastAsia"/>
            <w:sz w:val="32"/>
            <w:szCs w:val="32"/>
            <w:rPrChange w:id="17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一讲起来，</w:delText>
        </w:r>
      </w:del>
      <w:r>
        <w:rPr>
          <w:rFonts w:ascii="仿宋" w:eastAsia="仿宋" w:hAnsi="仿宋" w:cs="仿宋" w:hint="eastAsia"/>
          <w:sz w:val="32"/>
          <w:szCs w:val="32"/>
          <w:rPrChange w:id="172" w:author="ASUS" w:date="2022-01-09T23:32:00Z">
            <w:rPr>
              <w:rFonts w:hint="eastAsia"/>
              <w:sz w:val="28"/>
              <w:szCs w:val="28"/>
            </w:rPr>
          </w:rPrChange>
        </w:rPr>
        <w:t>津、液、湿、痰这些概念</w:t>
      </w:r>
      <w:ins w:id="173" w:author="KOU IVY" w:date="2022-01-07T18:48:00Z">
        <w:r>
          <w:rPr>
            <w:rFonts w:ascii="仿宋" w:eastAsia="仿宋" w:hAnsi="仿宋" w:cs="仿宋" w:hint="eastAsia"/>
            <w:sz w:val="32"/>
            <w:szCs w:val="32"/>
            <w:rPrChange w:id="174" w:author="ASUS" w:date="2022-01-09T23:32:00Z">
              <w:rPr>
                <w:rFonts w:hint="eastAsia"/>
                <w:sz w:val="28"/>
                <w:szCs w:val="28"/>
              </w:rPr>
            </w:rPrChange>
          </w:rPr>
          <w:t>就都</w:t>
        </w:r>
      </w:ins>
      <w:r>
        <w:rPr>
          <w:rFonts w:ascii="仿宋" w:eastAsia="仿宋" w:hAnsi="仿宋" w:cs="仿宋" w:hint="eastAsia"/>
          <w:sz w:val="32"/>
          <w:szCs w:val="32"/>
          <w:rPrChange w:id="175" w:author="ASUS" w:date="2022-01-09T23:32:00Z">
            <w:rPr>
              <w:rFonts w:hint="eastAsia"/>
              <w:sz w:val="28"/>
              <w:szCs w:val="28"/>
            </w:rPr>
          </w:rPrChange>
        </w:rPr>
        <w:t>出来</w:t>
      </w:r>
      <w:del w:id="176" w:author="KOU IVY" w:date="2022-01-07T18:48:00Z">
        <w:r>
          <w:rPr>
            <w:rFonts w:ascii="仿宋" w:eastAsia="仿宋" w:hAnsi="仿宋" w:cs="仿宋" w:hint="eastAsia"/>
            <w:sz w:val="32"/>
            <w:szCs w:val="32"/>
            <w:rPrChange w:id="17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了</w:delText>
        </w:r>
      </w:del>
      <w:r>
        <w:rPr>
          <w:rFonts w:ascii="仿宋" w:eastAsia="仿宋" w:hAnsi="仿宋" w:cs="仿宋" w:hint="eastAsia"/>
          <w:sz w:val="32"/>
          <w:szCs w:val="32"/>
          <w:rPrChange w:id="178" w:author="ASUS" w:date="2022-01-09T23:32:00Z">
            <w:rPr>
              <w:rFonts w:hint="eastAsia"/>
              <w:sz w:val="28"/>
              <w:szCs w:val="28"/>
            </w:rPr>
          </w:rPrChange>
        </w:rPr>
        <w:t>，中医界就是概念不明，乱组方。</w:t>
      </w:r>
    </w:p>
    <w:p w:rsidR="006B1471" w:rsidRPr="006B1471" w:rsidRDefault="00470CBE">
      <w:pPr>
        <w:ind w:firstLineChars="200" w:firstLine="640"/>
        <w:rPr>
          <w:rFonts w:ascii="仿宋" w:eastAsia="仿宋" w:hAnsi="仿宋" w:cs="仿宋"/>
          <w:sz w:val="32"/>
          <w:szCs w:val="32"/>
          <w:rPrChange w:id="179" w:author="ASUS" w:date="2022-01-09T23:32:00Z">
            <w:rPr>
              <w:sz w:val="28"/>
              <w:szCs w:val="28"/>
            </w:rPr>
          </w:rPrChange>
        </w:rPr>
      </w:pPr>
      <w:del w:id="180" w:author="KOU IVY" w:date="2022-01-07T18:50:00Z">
        <w:r>
          <w:rPr>
            <w:rFonts w:ascii="仿宋" w:eastAsia="仿宋" w:hAnsi="仿宋" w:cs="仿宋" w:hint="eastAsia"/>
            <w:sz w:val="32"/>
            <w:szCs w:val="32"/>
            <w:rPrChange w:id="18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你们刚才讲炼液成痰，你们没讲炼湿成痰，我现在是玩启发式教育，有时候还要棒喝一声，</w:delText>
        </w:r>
      </w:del>
      <w:r>
        <w:rPr>
          <w:rFonts w:ascii="仿宋" w:eastAsia="仿宋" w:hAnsi="仿宋" w:cs="仿宋" w:hint="eastAsia"/>
          <w:sz w:val="32"/>
          <w:szCs w:val="32"/>
          <w:rPrChange w:id="182" w:author="ASUS" w:date="2022-01-09T23:32:00Z">
            <w:rPr>
              <w:rFonts w:hint="eastAsia"/>
              <w:sz w:val="28"/>
              <w:szCs w:val="28"/>
            </w:rPr>
          </w:rPrChange>
        </w:rPr>
        <w:t>你们是木鱼脑袋，你们说痰从湿来，中间的环节你们</w:t>
      </w:r>
      <w:del w:id="183" w:author="KOU IVY" w:date="2022-01-07T18:50:00Z">
        <w:r>
          <w:rPr>
            <w:rFonts w:ascii="仿宋" w:eastAsia="仿宋" w:hAnsi="仿宋" w:cs="仿宋" w:hint="eastAsia"/>
            <w:sz w:val="32"/>
            <w:szCs w:val="32"/>
            <w:rPrChange w:id="18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是</w:delText>
        </w:r>
      </w:del>
      <w:r>
        <w:rPr>
          <w:rFonts w:ascii="仿宋" w:eastAsia="仿宋" w:hAnsi="仿宋" w:cs="仿宋" w:hint="eastAsia"/>
          <w:sz w:val="32"/>
          <w:szCs w:val="32"/>
          <w:rPrChange w:id="185" w:author="ASUS" w:date="2022-01-09T23:32:00Z">
            <w:rPr>
              <w:rFonts w:hint="eastAsia"/>
              <w:sz w:val="28"/>
              <w:szCs w:val="28"/>
            </w:rPr>
          </w:rPrChange>
        </w:rPr>
        <w:t>省掉</w:t>
      </w:r>
      <w:del w:id="186" w:author="KOU IVY" w:date="2022-01-07T18:50:00Z">
        <w:r>
          <w:rPr>
            <w:rFonts w:ascii="仿宋" w:eastAsia="仿宋" w:hAnsi="仿宋" w:cs="仿宋" w:hint="eastAsia"/>
            <w:sz w:val="32"/>
            <w:szCs w:val="32"/>
            <w:rPrChange w:id="18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的</w:delText>
        </w:r>
      </w:del>
      <w:ins w:id="188" w:author="KOU IVY" w:date="2022-01-07T18:50:00Z">
        <w:r>
          <w:rPr>
            <w:rFonts w:ascii="仿宋" w:eastAsia="仿宋" w:hAnsi="仿宋" w:cs="仿宋" w:hint="eastAsia"/>
            <w:sz w:val="32"/>
            <w:szCs w:val="32"/>
            <w:rPrChange w:id="189" w:author="ASUS" w:date="2022-01-09T23:32:00Z">
              <w:rPr>
                <w:rFonts w:hint="eastAsia"/>
                <w:sz w:val="28"/>
                <w:szCs w:val="28"/>
              </w:rPr>
            </w:rPrChange>
          </w:rPr>
          <w:t>了</w:t>
        </w:r>
      </w:ins>
      <w:r>
        <w:rPr>
          <w:rFonts w:ascii="仿宋" w:eastAsia="仿宋" w:hAnsi="仿宋" w:cs="仿宋" w:hint="eastAsia"/>
          <w:sz w:val="32"/>
          <w:szCs w:val="32"/>
          <w:rPrChange w:id="190" w:author="ASUS" w:date="2022-01-09T23:32:00Z">
            <w:rPr>
              <w:rFonts w:hint="eastAsia"/>
              <w:sz w:val="28"/>
              <w:szCs w:val="28"/>
            </w:rPr>
          </w:rPrChange>
        </w:rPr>
        <w:t>，</w:t>
      </w:r>
      <w:ins w:id="191" w:author="KOU IVY" w:date="2022-01-07T18:51:00Z">
        <w:r>
          <w:rPr>
            <w:rFonts w:ascii="仿宋" w:eastAsia="仿宋" w:hAnsi="仿宋" w:cs="仿宋" w:hint="eastAsia"/>
            <w:sz w:val="32"/>
            <w:szCs w:val="32"/>
            <w:rPrChange w:id="192" w:author="ASUS" w:date="2022-01-09T23:32:00Z">
              <w:rPr>
                <w:rFonts w:hint="eastAsia"/>
                <w:sz w:val="28"/>
                <w:szCs w:val="28"/>
              </w:rPr>
            </w:rPrChange>
          </w:rPr>
          <w:t>湿</w:t>
        </w:r>
      </w:ins>
      <w:r>
        <w:rPr>
          <w:rFonts w:ascii="仿宋" w:eastAsia="仿宋" w:hAnsi="仿宋" w:cs="仿宋" w:hint="eastAsia"/>
          <w:sz w:val="32"/>
          <w:szCs w:val="32"/>
          <w:rPrChange w:id="193" w:author="ASUS" w:date="2022-01-09T23:32:00Z">
            <w:rPr>
              <w:rFonts w:hint="eastAsia"/>
              <w:sz w:val="28"/>
              <w:szCs w:val="28"/>
            </w:rPr>
          </w:rPrChange>
        </w:rPr>
        <w:t>怎样来的？</w:t>
      </w:r>
      <w:del w:id="194" w:author="KOU IVY" w:date="2022-01-07T18:51:00Z">
        <w:r>
          <w:rPr>
            <w:rFonts w:ascii="仿宋" w:eastAsia="仿宋" w:hAnsi="仿宋" w:cs="仿宋" w:hint="eastAsia"/>
            <w:sz w:val="32"/>
            <w:szCs w:val="32"/>
            <w:rPrChange w:id="19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你们大家都说炼液成痰，没讲炼湿成痰，你们讲湿，</w:delText>
        </w:r>
      </w:del>
      <w:r>
        <w:rPr>
          <w:rFonts w:ascii="仿宋" w:eastAsia="仿宋" w:hAnsi="仿宋" w:cs="仿宋" w:hint="eastAsia"/>
          <w:sz w:val="32"/>
          <w:szCs w:val="32"/>
          <w:rPrChange w:id="196" w:author="ASUS" w:date="2022-01-09T23:32:00Z">
            <w:rPr>
              <w:rFonts w:hint="eastAsia"/>
              <w:sz w:val="28"/>
              <w:szCs w:val="28"/>
            </w:rPr>
          </w:rPrChange>
        </w:rPr>
        <w:t>湿在肺部有什么表现？</w:t>
      </w:r>
    </w:p>
    <w:p w:rsidR="006B1471" w:rsidRPr="006B1471" w:rsidRDefault="00470CBE">
      <w:pPr>
        <w:ind w:firstLineChars="200" w:firstLine="640"/>
        <w:rPr>
          <w:rFonts w:ascii="仿宋" w:eastAsia="仿宋" w:hAnsi="仿宋" w:cs="仿宋"/>
          <w:sz w:val="32"/>
          <w:szCs w:val="32"/>
          <w:rPrChange w:id="197" w:author="ASUS" w:date="2022-01-09T23:32:00Z">
            <w:rPr>
              <w:sz w:val="28"/>
              <w:szCs w:val="28"/>
            </w:rPr>
          </w:rPrChange>
        </w:rPr>
      </w:pPr>
      <w:r>
        <w:rPr>
          <w:rFonts w:ascii="仿宋" w:eastAsia="仿宋" w:hAnsi="仿宋" w:cs="仿宋" w:hint="eastAsia"/>
          <w:sz w:val="32"/>
          <w:szCs w:val="32"/>
          <w:rPrChange w:id="198" w:author="ASUS" w:date="2022-01-09T23:32:00Z">
            <w:rPr>
              <w:rFonts w:hint="eastAsia"/>
              <w:sz w:val="28"/>
              <w:szCs w:val="28"/>
            </w:rPr>
          </w:rPrChange>
        </w:rPr>
        <w:t>老师：痰</w:t>
      </w:r>
      <w:del w:id="199" w:author="KOU IVY" w:date="2022-01-07T18:52:00Z">
        <w:r>
          <w:rPr>
            <w:rFonts w:ascii="仿宋" w:eastAsia="仿宋" w:hAnsi="仿宋" w:cs="仿宋" w:hint="eastAsia"/>
            <w:sz w:val="32"/>
            <w:szCs w:val="32"/>
            <w:rPrChange w:id="20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的场所</w:delText>
        </w:r>
      </w:del>
      <w:r>
        <w:rPr>
          <w:rFonts w:ascii="仿宋" w:eastAsia="仿宋" w:hAnsi="仿宋" w:cs="仿宋" w:hint="eastAsia"/>
          <w:sz w:val="32"/>
          <w:szCs w:val="32"/>
          <w:rPrChange w:id="201" w:author="ASUS" w:date="2022-01-09T23:32:00Z">
            <w:rPr>
              <w:rFonts w:hint="eastAsia"/>
              <w:sz w:val="28"/>
              <w:szCs w:val="28"/>
            </w:rPr>
          </w:rPrChange>
        </w:rPr>
        <w:t>是从哪里生成的？</w:t>
      </w:r>
    </w:p>
    <w:p w:rsidR="006B1471" w:rsidRPr="006B1471" w:rsidRDefault="00470CBE">
      <w:pPr>
        <w:ind w:firstLineChars="200" w:firstLine="640"/>
        <w:rPr>
          <w:rFonts w:ascii="仿宋" w:eastAsia="仿宋" w:hAnsi="仿宋" w:cs="仿宋"/>
          <w:sz w:val="32"/>
          <w:szCs w:val="32"/>
          <w:rPrChange w:id="202" w:author="ASUS" w:date="2022-01-09T23:32:00Z">
            <w:rPr>
              <w:sz w:val="28"/>
              <w:szCs w:val="28"/>
            </w:rPr>
          </w:rPrChange>
        </w:rPr>
      </w:pPr>
      <w:r>
        <w:rPr>
          <w:rFonts w:ascii="仿宋" w:eastAsia="仿宋" w:hAnsi="仿宋" w:cs="仿宋" w:hint="eastAsia"/>
          <w:sz w:val="32"/>
          <w:szCs w:val="32"/>
          <w:rPrChange w:id="203" w:author="ASUS" w:date="2022-01-09T23:32:00Z">
            <w:rPr>
              <w:rFonts w:hint="eastAsia"/>
              <w:sz w:val="28"/>
              <w:szCs w:val="28"/>
            </w:rPr>
          </w:rPrChange>
        </w:rPr>
        <w:t>学生：从脾，中焦生成的。</w:t>
      </w:r>
    </w:p>
    <w:p w:rsidR="006B1471" w:rsidRPr="006B1471" w:rsidRDefault="00470CBE">
      <w:pPr>
        <w:ind w:firstLineChars="200" w:firstLine="640"/>
        <w:rPr>
          <w:rFonts w:ascii="仿宋" w:eastAsia="仿宋" w:hAnsi="仿宋" w:cs="仿宋"/>
          <w:sz w:val="32"/>
          <w:szCs w:val="32"/>
          <w:rPrChange w:id="204" w:author="ASUS" w:date="2022-01-09T23:32:00Z">
            <w:rPr>
              <w:sz w:val="28"/>
              <w:szCs w:val="28"/>
            </w:rPr>
          </w:rPrChange>
        </w:rPr>
      </w:pPr>
      <w:r>
        <w:rPr>
          <w:rFonts w:ascii="仿宋" w:eastAsia="仿宋" w:hAnsi="仿宋" w:cs="仿宋" w:hint="eastAsia"/>
          <w:sz w:val="32"/>
          <w:szCs w:val="32"/>
          <w:rPrChange w:id="205" w:author="ASUS" w:date="2022-01-09T23:32:00Z">
            <w:rPr>
              <w:rFonts w:hint="eastAsia"/>
              <w:sz w:val="28"/>
              <w:szCs w:val="28"/>
            </w:rPr>
          </w:rPrChange>
        </w:rPr>
        <w:t>老师：</w:t>
      </w:r>
      <w:del w:id="206" w:author="KOU IVY" w:date="2022-01-07T18:52:00Z">
        <w:r>
          <w:rPr>
            <w:rFonts w:ascii="仿宋" w:eastAsia="仿宋" w:hAnsi="仿宋" w:cs="仿宋" w:hint="eastAsia"/>
            <w:sz w:val="32"/>
            <w:szCs w:val="32"/>
            <w:rPrChange w:id="20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你们咔</w:delText>
        </w:r>
      </w:del>
      <w:ins w:id="208" w:author="KOU IVY" w:date="2022-01-07T18:52:00Z">
        <w:r>
          <w:rPr>
            <w:rFonts w:ascii="仿宋" w:eastAsia="仿宋" w:hAnsi="仿宋" w:cs="仿宋" w:hint="eastAsia"/>
            <w:sz w:val="32"/>
            <w:szCs w:val="32"/>
            <w:rPrChange w:id="209" w:author="ASUS" w:date="2022-01-09T23:32:00Z">
              <w:rPr>
                <w:rFonts w:hint="eastAsia"/>
                <w:sz w:val="28"/>
                <w:szCs w:val="28"/>
              </w:rPr>
            </w:rPrChange>
          </w:rPr>
          <w:t>咳</w:t>
        </w:r>
      </w:ins>
      <w:ins w:id="210" w:author="KOU IVY" w:date="2022-01-07T18:53:00Z">
        <w:r>
          <w:rPr>
            <w:rFonts w:ascii="仿宋" w:eastAsia="仿宋" w:hAnsi="仿宋" w:cs="仿宋" w:hint="eastAsia"/>
            <w:sz w:val="32"/>
            <w:szCs w:val="32"/>
            <w:rPrChange w:id="211" w:author="ASUS" w:date="2022-01-09T23:32:00Z">
              <w:rPr>
                <w:rFonts w:hint="eastAsia"/>
                <w:sz w:val="28"/>
                <w:szCs w:val="28"/>
              </w:rPr>
            </w:rPrChange>
          </w:rPr>
          <w:t>出的</w:t>
        </w:r>
      </w:ins>
      <w:r>
        <w:rPr>
          <w:rFonts w:ascii="仿宋" w:eastAsia="仿宋" w:hAnsi="仿宋" w:cs="仿宋" w:hint="eastAsia"/>
          <w:sz w:val="32"/>
          <w:szCs w:val="32"/>
          <w:rPrChange w:id="212" w:author="ASUS" w:date="2022-01-09T23:32:00Z">
            <w:rPr>
              <w:rFonts w:hint="eastAsia"/>
              <w:sz w:val="28"/>
              <w:szCs w:val="28"/>
            </w:rPr>
          </w:rPrChange>
        </w:rPr>
        <w:t>痰从哪里来？</w:t>
      </w:r>
      <w:ins w:id="213" w:author="KOU IVY" w:date="2022-01-07T18:53:00Z">
        <w:r>
          <w:rPr>
            <w:rFonts w:ascii="仿宋" w:eastAsia="仿宋" w:hAnsi="仿宋" w:cs="仿宋" w:hint="eastAsia"/>
            <w:sz w:val="32"/>
            <w:szCs w:val="32"/>
            <w:rPrChange w:id="214" w:author="ASUS" w:date="2022-01-09T23:32:00Z">
              <w:rPr>
                <w:rFonts w:hint="eastAsia"/>
                <w:sz w:val="28"/>
                <w:szCs w:val="28"/>
              </w:rPr>
            </w:rPrChange>
          </w:rPr>
          <w:t>什么</w:t>
        </w:r>
      </w:ins>
      <w:del w:id="215" w:author="KOU IVY" w:date="2022-01-07T18:52:00Z">
        <w:r>
          <w:rPr>
            <w:rFonts w:ascii="仿宋" w:eastAsia="仿宋" w:hAnsi="仿宋" w:cs="仿宋" w:hint="eastAsia"/>
            <w:sz w:val="32"/>
            <w:szCs w:val="32"/>
            <w:rPrChange w:id="21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哪样</w:delText>
        </w:r>
      </w:del>
      <w:r>
        <w:rPr>
          <w:rFonts w:ascii="仿宋" w:eastAsia="仿宋" w:hAnsi="仿宋" w:cs="仿宋" w:hint="eastAsia"/>
          <w:sz w:val="32"/>
          <w:szCs w:val="32"/>
          <w:rPrChange w:id="217" w:author="ASUS" w:date="2022-01-09T23:32:00Z">
            <w:rPr>
              <w:rFonts w:hint="eastAsia"/>
              <w:sz w:val="28"/>
              <w:szCs w:val="28"/>
            </w:rPr>
          </w:rPrChange>
        </w:rPr>
        <w:t>叫做湿？你们概念不明，稀里糊涂开方子。</w:t>
      </w:r>
    </w:p>
    <w:p w:rsidR="006B1471" w:rsidRPr="006B1471" w:rsidRDefault="00470CBE">
      <w:pPr>
        <w:ind w:firstLineChars="200" w:firstLine="640"/>
        <w:rPr>
          <w:rFonts w:ascii="仿宋" w:eastAsia="仿宋" w:hAnsi="仿宋" w:cs="仿宋"/>
          <w:sz w:val="32"/>
          <w:szCs w:val="32"/>
          <w:rPrChange w:id="218" w:author="ASUS" w:date="2022-01-09T23:32:00Z">
            <w:rPr>
              <w:sz w:val="28"/>
              <w:szCs w:val="28"/>
            </w:rPr>
          </w:rPrChange>
        </w:rPr>
      </w:pPr>
      <w:r>
        <w:rPr>
          <w:rFonts w:ascii="仿宋" w:eastAsia="仿宋" w:hAnsi="仿宋" w:cs="仿宋" w:hint="eastAsia"/>
          <w:sz w:val="32"/>
          <w:szCs w:val="32"/>
          <w:rPrChange w:id="219" w:author="ASUS" w:date="2022-01-09T23:32:00Z">
            <w:rPr>
              <w:rFonts w:hint="eastAsia"/>
              <w:sz w:val="28"/>
              <w:szCs w:val="28"/>
            </w:rPr>
          </w:rPrChange>
        </w:rPr>
        <w:t>学生：</w:t>
      </w:r>
      <w:ins w:id="220" w:author="KOU IVY" w:date="2022-01-07T18:54:00Z">
        <w:r>
          <w:rPr>
            <w:rFonts w:ascii="仿宋" w:eastAsia="仿宋" w:hAnsi="仿宋" w:cs="仿宋" w:hint="eastAsia"/>
            <w:sz w:val="32"/>
            <w:szCs w:val="32"/>
            <w:rPrChange w:id="221" w:author="ASUS" w:date="2022-01-09T23:32:00Z">
              <w:rPr>
                <w:rFonts w:hint="eastAsia"/>
                <w:sz w:val="28"/>
                <w:szCs w:val="28"/>
              </w:rPr>
            </w:rPrChange>
          </w:rPr>
          <w:t>湿是</w:t>
        </w:r>
      </w:ins>
      <w:r>
        <w:rPr>
          <w:rFonts w:ascii="仿宋" w:eastAsia="仿宋" w:hAnsi="仿宋" w:cs="仿宋" w:hint="eastAsia"/>
          <w:sz w:val="32"/>
          <w:szCs w:val="32"/>
          <w:rPrChange w:id="222" w:author="ASUS" w:date="2022-01-09T23:32:00Z">
            <w:rPr>
              <w:rFonts w:hint="eastAsia"/>
              <w:sz w:val="28"/>
              <w:szCs w:val="28"/>
            </w:rPr>
          </w:rPrChange>
        </w:rPr>
        <w:t>水</w:t>
      </w:r>
      <w:ins w:id="223" w:author="KOU IVY" w:date="2022-01-07T18:54:00Z">
        <w:r>
          <w:rPr>
            <w:rFonts w:ascii="仿宋" w:eastAsia="仿宋" w:hAnsi="仿宋" w:cs="仿宋" w:hint="eastAsia"/>
            <w:sz w:val="32"/>
            <w:szCs w:val="32"/>
            <w:rPrChange w:id="224" w:author="ASUS" w:date="2022-01-09T23:32:00Z">
              <w:rPr>
                <w:rFonts w:hint="eastAsia"/>
                <w:sz w:val="28"/>
                <w:szCs w:val="28"/>
              </w:rPr>
            </w:rPrChange>
          </w:rPr>
          <w:t>液</w:t>
        </w:r>
      </w:ins>
      <w:del w:id="225" w:author="KOU IVY" w:date="2022-01-07T18:54:00Z">
        <w:r>
          <w:rPr>
            <w:rFonts w:ascii="仿宋" w:eastAsia="仿宋" w:hAnsi="仿宋" w:cs="仿宋" w:hint="eastAsia"/>
            <w:sz w:val="32"/>
            <w:szCs w:val="32"/>
            <w:rPrChange w:id="22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湿</w:delText>
        </w:r>
      </w:del>
      <w:r>
        <w:rPr>
          <w:rFonts w:ascii="仿宋" w:eastAsia="仿宋" w:hAnsi="仿宋" w:cs="仿宋" w:hint="eastAsia"/>
          <w:sz w:val="32"/>
          <w:szCs w:val="32"/>
          <w:rPrChange w:id="227" w:author="ASUS" w:date="2022-01-09T23:32:00Z">
            <w:rPr>
              <w:rFonts w:hint="eastAsia"/>
              <w:sz w:val="28"/>
              <w:szCs w:val="28"/>
            </w:rPr>
          </w:rPrChange>
        </w:rPr>
        <w:t>运行缓慢的状态。</w:t>
      </w:r>
    </w:p>
    <w:p w:rsidR="006B1471" w:rsidRPr="006B1471" w:rsidRDefault="00470CBE">
      <w:pPr>
        <w:ind w:firstLineChars="200" w:firstLine="640"/>
        <w:rPr>
          <w:rFonts w:ascii="仿宋" w:eastAsia="仿宋" w:hAnsi="仿宋" w:cs="仿宋"/>
          <w:sz w:val="32"/>
          <w:szCs w:val="32"/>
          <w:rPrChange w:id="228" w:author="ASUS" w:date="2022-01-09T23:32:00Z">
            <w:rPr>
              <w:sz w:val="28"/>
              <w:szCs w:val="28"/>
            </w:rPr>
          </w:rPrChange>
        </w:rPr>
      </w:pPr>
      <w:r>
        <w:rPr>
          <w:rFonts w:ascii="仿宋" w:eastAsia="仿宋" w:hAnsi="仿宋" w:cs="仿宋" w:hint="eastAsia"/>
          <w:sz w:val="32"/>
          <w:szCs w:val="32"/>
          <w:rPrChange w:id="229" w:author="ASUS" w:date="2022-01-09T23:32:00Z">
            <w:rPr>
              <w:rFonts w:hint="eastAsia"/>
              <w:sz w:val="28"/>
              <w:szCs w:val="28"/>
            </w:rPr>
          </w:rPrChange>
        </w:rPr>
        <w:t>老师：对了</w:t>
      </w:r>
      <w:del w:id="230" w:author="KOU IVY" w:date="2022-01-07T18:55:00Z">
        <w:r>
          <w:rPr>
            <w:rFonts w:ascii="仿宋" w:eastAsia="仿宋" w:hAnsi="仿宋" w:cs="仿宋" w:hint="eastAsia"/>
            <w:sz w:val="32"/>
            <w:szCs w:val="32"/>
            <w:rPrChange w:id="23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232" w:author="KOU IVY" w:date="2022-01-07T18:55:00Z">
        <w:r>
          <w:rPr>
            <w:rFonts w:ascii="仿宋" w:eastAsia="仿宋" w:hAnsi="仿宋" w:cs="仿宋" w:hint="eastAsia"/>
            <w:sz w:val="32"/>
            <w:szCs w:val="32"/>
            <w:rPrChange w:id="233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r>
        <w:rPr>
          <w:rFonts w:ascii="仿宋" w:eastAsia="仿宋" w:hAnsi="仿宋" w:cs="仿宋" w:hint="eastAsia"/>
          <w:sz w:val="32"/>
          <w:szCs w:val="32"/>
          <w:rPrChange w:id="234" w:author="ASUS" w:date="2022-01-09T23:32:00Z">
            <w:rPr>
              <w:rFonts w:hint="eastAsia"/>
              <w:sz w:val="28"/>
              <w:szCs w:val="28"/>
            </w:rPr>
          </w:rPrChange>
        </w:rPr>
        <w:t>湿是</w:t>
      </w:r>
      <w:ins w:id="235" w:author="KOU IVY" w:date="2022-01-07T18:55:00Z">
        <w:r>
          <w:rPr>
            <w:rFonts w:ascii="仿宋" w:eastAsia="仿宋" w:hAnsi="仿宋" w:cs="仿宋" w:hint="eastAsia"/>
            <w:sz w:val="32"/>
            <w:szCs w:val="32"/>
            <w:rPrChange w:id="236" w:author="ASUS" w:date="2022-01-09T23:32:00Z">
              <w:rPr>
                <w:rFonts w:hint="eastAsia"/>
                <w:sz w:val="28"/>
                <w:szCs w:val="28"/>
              </w:rPr>
            </w:rPrChange>
          </w:rPr>
          <w:t>描述</w:t>
        </w:r>
      </w:ins>
      <w:r>
        <w:rPr>
          <w:rFonts w:ascii="仿宋" w:eastAsia="仿宋" w:hAnsi="仿宋" w:cs="仿宋" w:hint="eastAsia"/>
          <w:sz w:val="32"/>
          <w:szCs w:val="32"/>
          <w:rPrChange w:id="237" w:author="ASUS" w:date="2022-01-09T23:32:00Z">
            <w:rPr>
              <w:rFonts w:hint="eastAsia"/>
              <w:sz w:val="28"/>
              <w:szCs w:val="28"/>
            </w:rPr>
          </w:rPrChange>
        </w:rPr>
        <w:t>什么东西？中医里风寒暑湿燥火，这些名词造出来再向我们描述什么东西？今天早上还在跟</w:t>
      </w:r>
      <w:del w:id="238" w:author="KOU IVY" w:date="2022-01-07T18:56:00Z">
        <w:r>
          <w:rPr>
            <w:rFonts w:ascii="仿宋" w:eastAsia="仿宋" w:hAnsi="仿宋" w:cs="仿宋" w:hint="eastAsia"/>
            <w:sz w:val="32"/>
            <w:szCs w:val="32"/>
            <w:rPrChange w:id="23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你们</w:delText>
        </w:r>
      </w:del>
      <w:r>
        <w:rPr>
          <w:rFonts w:ascii="仿宋" w:eastAsia="仿宋" w:hAnsi="仿宋" w:cs="仿宋" w:hint="eastAsia"/>
          <w:sz w:val="32"/>
          <w:szCs w:val="32"/>
          <w:rPrChange w:id="240" w:author="ASUS" w:date="2022-01-09T23:32:00Z">
            <w:rPr>
              <w:rFonts w:hint="eastAsia"/>
              <w:sz w:val="28"/>
              <w:szCs w:val="28"/>
            </w:rPr>
          </w:rPrChange>
        </w:rPr>
        <w:t>刘老师讲，你</w:t>
      </w:r>
      <w:r>
        <w:rPr>
          <w:rFonts w:ascii="仿宋" w:eastAsia="仿宋" w:hAnsi="仿宋" w:cs="仿宋" w:hint="eastAsia"/>
          <w:sz w:val="32"/>
          <w:szCs w:val="32"/>
          <w:rPrChange w:id="241" w:author="ASUS" w:date="2022-01-09T23:32:00Z">
            <w:rPr>
              <w:rFonts w:hint="eastAsia"/>
              <w:sz w:val="28"/>
              <w:szCs w:val="28"/>
            </w:rPr>
          </w:rPrChange>
        </w:rPr>
        <w:lastRenderedPageBreak/>
        <w:t>们学东西</w:t>
      </w:r>
      <w:del w:id="242" w:author="KOU IVY" w:date="2022-01-07T18:56:00Z">
        <w:r>
          <w:rPr>
            <w:rFonts w:ascii="仿宋" w:eastAsia="仿宋" w:hAnsi="仿宋" w:cs="仿宋" w:hint="eastAsia"/>
            <w:sz w:val="32"/>
            <w:szCs w:val="32"/>
            <w:rPrChange w:id="24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r>
        <w:rPr>
          <w:rFonts w:ascii="仿宋" w:eastAsia="仿宋" w:hAnsi="仿宋" w:cs="仿宋" w:hint="eastAsia"/>
          <w:sz w:val="32"/>
          <w:szCs w:val="32"/>
          <w:rPrChange w:id="244" w:author="ASUS" w:date="2022-01-09T23:32:00Z">
            <w:rPr>
              <w:rFonts w:hint="eastAsia"/>
              <w:sz w:val="28"/>
              <w:szCs w:val="28"/>
            </w:rPr>
          </w:rPrChange>
        </w:rPr>
        <w:t>只学一个面</w:t>
      </w:r>
      <w:ins w:id="245" w:author="KOU IVY" w:date="2022-01-07T18:56:00Z">
        <w:r>
          <w:rPr>
            <w:rFonts w:ascii="仿宋" w:eastAsia="仿宋" w:hAnsi="仿宋" w:cs="仿宋" w:hint="eastAsia"/>
            <w:sz w:val="32"/>
            <w:szCs w:val="32"/>
            <w:rPrChange w:id="246" w:author="ASUS" w:date="2022-01-09T23:32:00Z">
              <w:rPr>
                <w:rFonts w:hint="eastAsia"/>
                <w:sz w:val="28"/>
                <w:szCs w:val="28"/>
              </w:rPr>
            </w:rPrChange>
          </w:rPr>
          <w:t>、</w:t>
        </w:r>
      </w:ins>
      <w:r>
        <w:rPr>
          <w:rFonts w:ascii="仿宋" w:eastAsia="仿宋" w:hAnsi="仿宋" w:cs="仿宋" w:hint="eastAsia"/>
          <w:sz w:val="32"/>
          <w:szCs w:val="32"/>
          <w:rPrChange w:id="247" w:author="ASUS" w:date="2022-01-09T23:32:00Z">
            <w:rPr>
              <w:rFonts w:hint="eastAsia"/>
              <w:sz w:val="28"/>
              <w:szCs w:val="28"/>
            </w:rPr>
          </w:rPrChange>
        </w:rPr>
        <w:t>一个点，在我大脑里这些都是立体的东西，所以我问你们就</w:t>
      </w:r>
      <w:ins w:id="248" w:author="KOU IVY" w:date="2022-01-07T18:58:00Z">
        <w:r>
          <w:rPr>
            <w:rFonts w:ascii="仿宋" w:eastAsia="仿宋" w:hAnsi="仿宋" w:cs="仿宋" w:hint="eastAsia"/>
            <w:sz w:val="32"/>
            <w:szCs w:val="32"/>
            <w:rPrChange w:id="249" w:author="ASUS" w:date="2022-01-09T23:32:00Z">
              <w:rPr>
                <w:rFonts w:hint="eastAsia"/>
                <w:sz w:val="28"/>
                <w:szCs w:val="28"/>
              </w:rPr>
            </w:rPrChange>
          </w:rPr>
          <w:t>答不上来</w:t>
        </w:r>
      </w:ins>
      <w:del w:id="250" w:author="KOU IVY" w:date="2022-01-07T18:58:00Z">
        <w:r>
          <w:rPr>
            <w:rFonts w:ascii="仿宋" w:eastAsia="仿宋" w:hAnsi="仿宋" w:cs="仿宋" w:hint="eastAsia"/>
            <w:sz w:val="32"/>
            <w:szCs w:val="32"/>
            <w:rPrChange w:id="25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倒</w:delText>
        </w:r>
      </w:del>
      <w:r>
        <w:rPr>
          <w:rFonts w:ascii="仿宋" w:eastAsia="仿宋" w:hAnsi="仿宋" w:cs="仿宋" w:hint="eastAsia"/>
          <w:sz w:val="32"/>
          <w:szCs w:val="32"/>
          <w:rPrChange w:id="252" w:author="ASUS" w:date="2022-01-09T23:32:00Z">
            <w:rPr>
              <w:rFonts w:hint="eastAsia"/>
              <w:sz w:val="28"/>
              <w:szCs w:val="28"/>
            </w:rPr>
          </w:rPrChange>
        </w:rPr>
        <w:t>，风寒暑湿燥火，在我们中医就是一个状态性描述，这个状态分</w:t>
      </w:r>
      <w:del w:id="253" w:author="KOU IVY" w:date="2022-01-07T18:58:00Z">
        <w:r>
          <w:rPr>
            <w:rFonts w:ascii="仿宋" w:eastAsia="仿宋" w:hAnsi="仿宋" w:cs="仿宋" w:hint="eastAsia"/>
            <w:sz w:val="32"/>
            <w:szCs w:val="32"/>
            <w:rPrChange w:id="25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几</w:delText>
        </w:r>
      </w:del>
      <w:ins w:id="255" w:author="KOU IVY" w:date="2022-01-07T18:58:00Z">
        <w:r>
          <w:rPr>
            <w:rFonts w:ascii="仿宋" w:eastAsia="仿宋" w:hAnsi="仿宋" w:cs="仿宋" w:hint="eastAsia"/>
            <w:sz w:val="32"/>
            <w:szCs w:val="32"/>
            <w:rPrChange w:id="256" w:author="ASUS" w:date="2022-01-09T23:32:00Z">
              <w:rPr>
                <w:rFonts w:hint="eastAsia"/>
                <w:sz w:val="28"/>
                <w:szCs w:val="28"/>
              </w:rPr>
            </w:rPrChange>
          </w:rPr>
          <w:t>多</w:t>
        </w:r>
      </w:ins>
      <w:r>
        <w:rPr>
          <w:rFonts w:ascii="仿宋" w:eastAsia="仿宋" w:hAnsi="仿宋" w:cs="仿宋" w:hint="eastAsia"/>
          <w:sz w:val="32"/>
          <w:szCs w:val="32"/>
          <w:rPrChange w:id="257" w:author="ASUS" w:date="2022-01-09T23:32:00Z">
            <w:rPr>
              <w:rFonts w:hint="eastAsia"/>
              <w:sz w:val="28"/>
              <w:szCs w:val="28"/>
            </w:rPr>
          </w:rPrChange>
        </w:rPr>
        <w:t>个层面，</w:t>
      </w:r>
      <w:ins w:id="258" w:author="KOU IVY" w:date="2022-01-07T18:58:00Z">
        <w:r>
          <w:rPr>
            <w:rFonts w:ascii="仿宋" w:eastAsia="仿宋" w:hAnsi="仿宋" w:cs="仿宋" w:hint="eastAsia"/>
            <w:sz w:val="32"/>
            <w:szCs w:val="32"/>
            <w:rPrChange w:id="259" w:author="ASUS" w:date="2022-01-09T23:32:00Z">
              <w:rPr>
                <w:rFonts w:hint="eastAsia"/>
                <w:sz w:val="28"/>
                <w:szCs w:val="28"/>
              </w:rPr>
            </w:rPrChange>
          </w:rPr>
          <w:t>那</w:t>
        </w:r>
      </w:ins>
      <w:r>
        <w:rPr>
          <w:rFonts w:ascii="仿宋" w:eastAsia="仿宋" w:hAnsi="仿宋" w:cs="仿宋" w:hint="eastAsia"/>
          <w:sz w:val="32"/>
          <w:szCs w:val="32"/>
          <w:rPrChange w:id="260" w:author="ASUS" w:date="2022-01-09T23:32:00Z">
            <w:rPr>
              <w:rFonts w:hint="eastAsia"/>
              <w:sz w:val="28"/>
              <w:szCs w:val="28"/>
            </w:rPr>
          </w:rPrChange>
        </w:rPr>
        <w:t>有几个层面呢？</w:t>
      </w:r>
    </w:p>
    <w:p w:rsidR="006B1471" w:rsidRPr="006B1471" w:rsidRDefault="00470CBE">
      <w:pPr>
        <w:numPr>
          <w:ilvl w:val="0"/>
          <w:numId w:val="2"/>
        </w:numPr>
        <w:ind w:firstLineChars="200" w:firstLine="640"/>
        <w:rPr>
          <w:rFonts w:ascii="仿宋" w:eastAsia="仿宋" w:hAnsi="仿宋" w:cs="仿宋"/>
          <w:sz w:val="32"/>
          <w:szCs w:val="32"/>
          <w:rPrChange w:id="261" w:author="ASUS" w:date="2022-01-09T23:32:00Z">
            <w:rPr>
              <w:sz w:val="28"/>
              <w:szCs w:val="28"/>
            </w:rPr>
          </w:rPrChange>
        </w:rPr>
      </w:pPr>
      <w:del w:id="262" w:author="KOU IVY" w:date="2022-01-07T20:43:00Z">
        <w:r>
          <w:rPr>
            <w:rFonts w:ascii="仿宋" w:eastAsia="仿宋" w:hAnsi="仿宋" w:cs="仿宋" w:hint="eastAsia"/>
            <w:sz w:val="32"/>
            <w:szCs w:val="32"/>
            <w:rPrChange w:id="26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一个</w:delText>
        </w:r>
      </w:del>
      <w:ins w:id="264" w:author="KOU IVY" w:date="2022-01-07T20:43:00Z">
        <w:r>
          <w:rPr>
            <w:rFonts w:ascii="仿宋" w:eastAsia="仿宋" w:hAnsi="仿宋" w:cs="仿宋" w:hint="eastAsia"/>
            <w:sz w:val="32"/>
            <w:szCs w:val="32"/>
            <w:rPrChange w:id="265" w:author="ASUS" w:date="2022-01-09T23:32:00Z">
              <w:rPr>
                <w:rFonts w:hint="eastAsia"/>
                <w:sz w:val="28"/>
                <w:szCs w:val="28"/>
              </w:rPr>
            </w:rPrChange>
          </w:rPr>
          <w:t>首先</w:t>
        </w:r>
      </w:ins>
      <w:r>
        <w:rPr>
          <w:rFonts w:ascii="仿宋" w:eastAsia="仿宋" w:hAnsi="仿宋" w:cs="仿宋" w:hint="eastAsia"/>
          <w:sz w:val="32"/>
          <w:szCs w:val="32"/>
          <w:rPrChange w:id="266" w:author="ASUS" w:date="2022-01-09T23:32:00Z">
            <w:rPr>
              <w:rFonts w:hint="eastAsia"/>
              <w:sz w:val="28"/>
              <w:szCs w:val="28"/>
            </w:rPr>
          </w:rPrChange>
        </w:rPr>
        <w:t>是气本身层面的描述</w:t>
      </w:r>
      <w:ins w:id="267" w:author="KOU IVY" w:date="2022-01-07T20:43:00Z">
        <w:r>
          <w:rPr>
            <w:rFonts w:ascii="仿宋" w:eastAsia="仿宋" w:hAnsi="仿宋" w:cs="仿宋" w:hint="eastAsia"/>
            <w:sz w:val="32"/>
            <w:szCs w:val="32"/>
            <w:rPrChange w:id="268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r>
        <w:rPr>
          <w:rFonts w:ascii="仿宋" w:eastAsia="仿宋" w:hAnsi="仿宋" w:cs="仿宋" w:hint="eastAsia"/>
          <w:sz w:val="32"/>
          <w:szCs w:val="32"/>
          <w:rPrChange w:id="269" w:author="ASUS" w:date="2022-01-09T23:32:00Z">
            <w:rPr>
              <w:rFonts w:hint="eastAsia"/>
              <w:sz w:val="28"/>
              <w:szCs w:val="28"/>
            </w:rPr>
          </w:rPrChange>
        </w:rPr>
        <w:t>正常的状态下，就是元气生发不同的状态（风寒暑湿燥火）；</w:t>
      </w:r>
    </w:p>
    <w:p w:rsidR="006B1471" w:rsidRPr="006B1471" w:rsidRDefault="00470CBE">
      <w:pPr>
        <w:numPr>
          <w:ilvl w:val="0"/>
          <w:numId w:val="2"/>
        </w:numPr>
        <w:ind w:firstLineChars="200" w:firstLine="640"/>
        <w:rPr>
          <w:rFonts w:ascii="仿宋" w:eastAsia="仿宋" w:hAnsi="仿宋" w:cs="仿宋"/>
          <w:sz w:val="32"/>
          <w:szCs w:val="32"/>
          <w:rPrChange w:id="270" w:author="ASUS" w:date="2022-01-09T23:32:00Z">
            <w:rPr>
              <w:sz w:val="28"/>
              <w:szCs w:val="28"/>
            </w:rPr>
          </w:rPrChange>
        </w:rPr>
      </w:pPr>
      <w:r>
        <w:rPr>
          <w:rFonts w:ascii="仿宋" w:eastAsia="仿宋" w:hAnsi="仿宋" w:cs="仿宋" w:hint="eastAsia"/>
          <w:sz w:val="32"/>
          <w:szCs w:val="32"/>
          <w:rPrChange w:id="271" w:author="ASUS" w:date="2022-01-09T23:32:00Z">
            <w:rPr>
              <w:rFonts w:hint="eastAsia"/>
              <w:sz w:val="28"/>
              <w:szCs w:val="28"/>
            </w:rPr>
          </w:rPrChange>
        </w:rPr>
        <w:t>从病的角度描述</w:t>
      </w:r>
      <w:del w:id="272" w:author="KOU IVY" w:date="2022-01-07T20:43:00Z">
        <w:r>
          <w:rPr>
            <w:rFonts w:ascii="仿宋" w:eastAsia="仿宋" w:hAnsi="仿宋" w:cs="仿宋" w:hint="eastAsia"/>
            <w:sz w:val="32"/>
            <w:szCs w:val="32"/>
            <w:rPrChange w:id="27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：</w:delText>
        </w:r>
      </w:del>
      <w:r>
        <w:rPr>
          <w:rFonts w:ascii="仿宋" w:eastAsia="仿宋" w:hAnsi="仿宋" w:cs="仿宋" w:hint="eastAsia"/>
          <w:sz w:val="32"/>
          <w:szCs w:val="32"/>
          <w:rPrChange w:id="274" w:author="ASUS" w:date="2022-01-09T23:32:00Z">
            <w:rPr>
              <w:rFonts w:hint="eastAsia"/>
              <w:sz w:val="28"/>
              <w:szCs w:val="28"/>
            </w:rPr>
          </w:rPrChange>
        </w:rPr>
        <w:t>叫六淫（风寒暑湿燥火）</w:t>
      </w:r>
      <w:ins w:id="275" w:author="KOU IVY" w:date="2022-01-07T20:44:00Z">
        <w:r>
          <w:rPr>
            <w:rFonts w:ascii="仿宋" w:eastAsia="仿宋" w:hAnsi="仿宋" w:cs="仿宋" w:hint="eastAsia"/>
            <w:sz w:val="32"/>
            <w:szCs w:val="32"/>
            <w:rPrChange w:id="276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del w:id="277" w:author="KOU IVY" w:date="2022-01-07T20:45:00Z">
        <w:r>
          <w:rPr>
            <w:rFonts w:ascii="仿宋" w:eastAsia="仿宋" w:hAnsi="仿宋" w:cs="仿宋" w:hint="eastAsia"/>
            <w:sz w:val="32"/>
            <w:szCs w:val="32"/>
            <w:rPrChange w:id="27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我们</w:delText>
        </w:r>
      </w:del>
      <w:r>
        <w:rPr>
          <w:rFonts w:ascii="仿宋" w:eastAsia="仿宋" w:hAnsi="仿宋" w:cs="仿宋" w:hint="eastAsia"/>
          <w:sz w:val="32"/>
          <w:szCs w:val="32"/>
          <w:rPrChange w:id="279" w:author="ASUS" w:date="2022-01-09T23:32:00Z">
            <w:rPr>
              <w:rFonts w:hint="eastAsia"/>
              <w:sz w:val="28"/>
              <w:szCs w:val="28"/>
            </w:rPr>
          </w:rPrChange>
        </w:rPr>
        <w:t>追踪病因要到</w:t>
      </w:r>
      <w:del w:id="280" w:author="KOU IVY" w:date="2022-01-07T20:45:00Z">
        <w:r>
          <w:rPr>
            <w:rFonts w:ascii="仿宋" w:eastAsia="仿宋" w:hAnsi="仿宋" w:cs="仿宋" w:hint="eastAsia"/>
            <w:sz w:val="32"/>
            <w:szCs w:val="32"/>
            <w:rPrChange w:id="28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（</w:delText>
        </w:r>
      </w:del>
      <w:r>
        <w:rPr>
          <w:rFonts w:ascii="仿宋" w:eastAsia="仿宋" w:hAnsi="仿宋" w:cs="仿宋" w:hint="eastAsia"/>
          <w:sz w:val="32"/>
          <w:szCs w:val="32"/>
          <w:rPrChange w:id="282" w:author="ASUS" w:date="2022-01-09T23:32:00Z">
            <w:rPr>
              <w:rFonts w:hint="eastAsia"/>
              <w:sz w:val="28"/>
              <w:szCs w:val="28"/>
            </w:rPr>
          </w:rPrChange>
        </w:rPr>
        <w:t>风寒暑湿燥火</w:t>
      </w:r>
      <w:del w:id="283" w:author="KOU IVY" w:date="2022-01-07T20:45:00Z">
        <w:r>
          <w:rPr>
            <w:rFonts w:ascii="仿宋" w:eastAsia="仿宋" w:hAnsi="仿宋" w:cs="仿宋" w:hint="eastAsia"/>
            <w:sz w:val="32"/>
            <w:szCs w:val="32"/>
            <w:rPrChange w:id="28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）</w:delText>
        </w:r>
      </w:del>
      <w:ins w:id="285" w:author="KOU IVY" w:date="2022-01-07T20:45:00Z">
        <w:r>
          <w:rPr>
            <w:rFonts w:ascii="仿宋" w:eastAsia="仿宋" w:hAnsi="仿宋" w:cs="仿宋" w:hint="eastAsia"/>
            <w:sz w:val="32"/>
            <w:szCs w:val="32"/>
            <w:rPrChange w:id="286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del w:id="287" w:author="KOU IVY" w:date="2022-01-07T20:45:00Z">
        <w:r>
          <w:rPr>
            <w:rFonts w:ascii="仿宋" w:eastAsia="仿宋" w:hAnsi="仿宋" w:cs="仿宋" w:hint="eastAsia"/>
            <w:sz w:val="32"/>
            <w:szCs w:val="32"/>
            <w:rPrChange w:id="28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我们</w:delText>
        </w:r>
      </w:del>
      <w:r>
        <w:rPr>
          <w:rFonts w:ascii="仿宋" w:eastAsia="仿宋" w:hAnsi="仿宋" w:cs="仿宋" w:hint="eastAsia"/>
          <w:sz w:val="32"/>
          <w:szCs w:val="32"/>
          <w:rPrChange w:id="289" w:author="ASUS" w:date="2022-01-09T23:32:00Z">
            <w:rPr>
              <w:rFonts w:hint="eastAsia"/>
              <w:sz w:val="28"/>
              <w:szCs w:val="28"/>
            </w:rPr>
          </w:rPrChange>
        </w:rPr>
        <w:t>六气</w:t>
      </w:r>
      <w:del w:id="290" w:author="KOU IVY" w:date="2022-01-07T20:45:00Z">
        <w:r>
          <w:rPr>
            <w:rFonts w:ascii="仿宋" w:eastAsia="仿宋" w:hAnsi="仿宋" w:cs="仿宋" w:hint="eastAsia"/>
            <w:sz w:val="32"/>
            <w:szCs w:val="32"/>
            <w:rPrChange w:id="29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当</w:delText>
        </w:r>
      </w:del>
      <w:r>
        <w:rPr>
          <w:rFonts w:ascii="仿宋" w:eastAsia="仿宋" w:hAnsi="仿宋" w:cs="仿宋" w:hint="eastAsia"/>
          <w:sz w:val="32"/>
          <w:szCs w:val="32"/>
          <w:rPrChange w:id="292" w:author="ASUS" w:date="2022-01-09T23:32:00Z">
            <w:rPr>
              <w:rFonts w:hint="eastAsia"/>
              <w:sz w:val="28"/>
              <w:szCs w:val="28"/>
            </w:rPr>
          </w:rPrChange>
        </w:rPr>
        <w:t>中把暑去掉</w:t>
      </w:r>
      <w:del w:id="293" w:author="KOU IVY" w:date="2022-01-07T20:47:00Z">
        <w:r>
          <w:rPr>
            <w:rFonts w:ascii="仿宋" w:eastAsia="仿宋" w:hAnsi="仿宋" w:cs="仿宋" w:hint="eastAsia"/>
            <w:sz w:val="32"/>
            <w:szCs w:val="32"/>
            <w:rPrChange w:id="29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295" w:author="KOU IVY" w:date="2022-01-07T20:47:00Z">
        <w:r>
          <w:rPr>
            <w:rFonts w:ascii="仿宋" w:eastAsia="仿宋" w:hAnsi="仿宋" w:cs="仿宋" w:hint="eastAsia"/>
            <w:sz w:val="32"/>
            <w:szCs w:val="32"/>
            <w:rPrChange w:id="296" w:author="ASUS" w:date="2022-01-09T23:32:00Z">
              <w:rPr>
                <w:rFonts w:hint="eastAsia"/>
                <w:sz w:val="28"/>
                <w:szCs w:val="28"/>
              </w:rPr>
            </w:rPrChange>
          </w:rPr>
          <w:t>是</w:t>
        </w:r>
      </w:ins>
      <w:r>
        <w:rPr>
          <w:rFonts w:ascii="仿宋" w:eastAsia="仿宋" w:hAnsi="仿宋" w:cs="仿宋" w:hint="eastAsia"/>
          <w:sz w:val="32"/>
          <w:szCs w:val="32"/>
          <w:rPrChange w:id="297" w:author="ASUS" w:date="2022-01-09T23:32:00Z">
            <w:rPr>
              <w:rFonts w:hint="eastAsia"/>
              <w:sz w:val="28"/>
              <w:szCs w:val="28"/>
            </w:rPr>
          </w:rPrChange>
        </w:rPr>
        <w:t>风寒湿热燥火，火分君相，</w:t>
      </w:r>
      <w:del w:id="298" w:author="KOU IVY" w:date="2022-01-07T20:47:00Z">
        <w:r>
          <w:rPr>
            <w:rFonts w:ascii="仿宋" w:eastAsia="仿宋" w:hAnsi="仿宋" w:cs="仿宋" w:hint="eastAsia"/>
            <w:sz w:val="32"/>
            <w:szCs w:val="32"/>
            <w:rPrChange w:id="29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把它分成</w:delText>
        </w:r>
      </w:del>
      <w:ins w:id="300" w:author="KOU IVY" w:date="2022-01-07T20:47:00Z">
        <w:r>
          <w:rPr>
            <w:rFonts w:ascii="仿宋" w:eastAsia="仿宋" w:hAnsi="仿宋" w:cs="仿宋" w:hint="eastAsia"/>
            <w:sz w:val="32"/>
            <w:szCs w:val="32"/>
            <w:rPrChange w:id="301" w:author="ASUS" w:date="2022-01-09T23:32:00Z">
              <w:rPr>
                <w:rFonts w:hint="eastAsia"/>
                <w:sz w:val="28"/>
                <w:szCs w:val="28"/>
              </w:rPr>
            </w:rPrChange>
          </w:rPr>
          <w:t>就有了</w:t>
        </w:r>
      </w:ins>
      <w:r>
        <w:rPr>
          <w:rFonts w:ascii="仿宋" w:eastAsia="仿宋" w:hAnsi="仿宋" w:cs="仿宋" w:hint="eastAsia"/>
          <w:sz w:val="32"/>
          <w:szCs w:val="32"/>
          <w:rPrChange w:id="302" w:author="ASUS" w:date="2022-01-09T23:32:00Z">
            <w:rPr>
              <w:rFonts w:hint="eastAsia"/>
              <w:sz w:val="28"/>
              <w:szCs w:val="28"/>
            </w:rPr>
          </w:rPrChange>
        </w:rPr>
        <w:t>热</w:t>
      </w:r>
      <w:del w:id="303" w:author="KOU IVY" w:date="2022-01-07T20:47:00Z">
        <w:r>
          <w:rPr>
            <w:rFonts w:ascii="仿宋" w:eastAsia="仿宋" w:hAnsi="仿宋" w:cs="仿宋" w:hint="eastAsia"/>
            <w:sz w:val="32"/>
            <w:szCs w:val="32"/>
            <w:rPrChange w:id="30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，风寒湿热燥火，还有呢？</w:delText>
        </w:r>
      </w:del>
      <w:ins w:id="305" w:author="KOU IVY" w:date="2022-01-07T20:47:00Z">
        <w:r>
          <w:rPr>
            <w:rFonts w:ascii="仿宋" w:eastAsia="仿宋" w:hAnsi="仿宋" w:cs="仿宋" w:hint="eastAsia"/>
            <w:sz w:val="32"/>
            <w:szCs w:val="32"/>
            <w:rPrChange w:id="306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</w:p>
    <w:p w:rsidR="006B1471" w:rsidRPr="006B1471" w:rsidRDefault="00470CBE">
      <w:pPr>
        <w:ind w:firstLineChars="200" w:firstLine="640"/>
        <w:rPr>
          <w:rFonts w:ascii="仿宋" w:eastAsia="仿宋" w:hAnsi="仿宋" w:cs="仿宋"/>
          <w:sz w:val="32"/>
          <w:szCs w:val="32"/>
          <w:rPrChange w:id="307" w:author="ASUS" w:date="2022-01-09T23:32:00Z">
            <w:rPr>
              <w:sz w:val="28"/>
              <w:szCs w:val="28"/>
            </w:rPr>
          </w:rPrChange>
        </w:rPr>
      </w:pPr>
      <w:r>
        <w:rPr>
          <w:rFonts w:ascii="仿宋" w:eastAsia="仿宋" w:hAnsi="仿宋" w:cs="仿宋" w:hint="eastAsia"/>
          <w:sz w:val="32"/>
          <w:szCs w:val="32"/>
          <w:rPrChange w:id="308" w:author="ASUS" w:date="2022-01-09T23:32:00Z">
            <w:rPr>
              <w:rFonts w:hint="eastAsia"/>
              <w:sz w:val="28"/>
              <w:szCs w:val="28"/>
            </w:rPr>
          </w:rPrChange>
        </w:rPr>
        <w:t>3.</w:t>
      </w:r>
      <w:r>
        <w:rPr>
          <w:rFonts w:ascii="仿宋" w:eastAsia="仿宋" w:hAnsi="仿宋" w:cs="仿宋" w:hint="eastAsia"/>
          <w:sz w:val="32"/>
          <w:szCs w:val="32"/>
          <w:rPrChange w:id="309" w:author="ASUS" w:date="2022-01-09T23:32:00Z">
            <w:rPr>
              <w:rFonts w:hint="eastAsia"/>
              <w:sz w:val="28"/>
              <w:szCs w:val="28"/>
            </w:rPr>
          </w:rPrChange>
        </w:rPr>
        <w:t>从状态性描述风寒暑湿燥火</w:t>
      </w:r>
      <w:del w:id="310" w:author="KOU IVY" w:date="2022-01-07T20:48:00Z">
        <w:r>
          <w:rPr>
            <w:rFonts w:ascii="仿宋" w:eastAsia="仿宋" w:hAnsi="仿宋" w:cs="仿宋" w:hint="eastAsia"/>
            <w:sz w:val="32"/>
            <w:szCs w:val="32"/>
            <w:rPrChange w:id="31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312" w:author="KOU IVY" w:date="2022-01-07T20:48:00Z">
        <w:r>
          <w:rPr>
            <w:rFonts w:ascii="仿宋" w:eastAsia="仿宋" w:hAnsi="仿宋" w:cs="仿宋" w:hint="eastAsia"/>
            <w:sz w:val="32"/>
            <w:szCs w:val="32"/>
            <w:rPrChange w:id="313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del w:id="314" w:author="KOU IVY" w:date="2022-01-07T20:49:00Z">
        <w:r>
          <w:rPr>
            <w:rFonts w:ascii="仿宋" w:eastAsia="仿宋" w:hAnsi="仿宋" w:cs="仿宋" w:hint="eastAsia"/>
            <w:sz w:val="32"/>
            <w:szCs w:val="32"/>
            <w:rPrChange w:id="31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（每天都在跟我看病，医生我</w:delText>
        </w:r>
      </w:del>
      <w:ins w:id="316" w:author="KOU IVY" w:date="2022-01-07T20:49:00Z">
        <w:r>
          <w:rPr>
            <w:rFonts w:ascii="仿宋" w:eastAsia="仿宋" w:hAnsi="仿宋" w:cs="仿宋" w:hint="eastAsia"/>
            <w:sz w:val="32"/>
            <w:szCs w:val="32"/>
            <w:rPrChange w:id="317" w:author="ASUS" w:date="2022-01-09T23:32:00Z">
              <w:rPr>
                <w:rFonts w:hint="eastAsia"/>
                <w:sz w:val="28"/>
                <w:szCs w:val="28"/>
              </w:rPr>
            </w:rPrChange>
          </w:rPr>
          <w:t>就如烧</w:t>
        </w:r>
      </w:ins>
      <w:r>
        <w:rPr>
          <w:rFonts w:ascii="仿宋" w:eastAsia="仿宋" w:hAnsi="仿宋" w:cs="仿宋" w:hint="eastAsia"/>
          <w:sz w:val="32"/>
          <w:szCs w:val="32"/>
          <w:rPrChange w:id="318" w:author="ASUS" w:date="2022-01-09T23:32:00Z">
            <w:rPr>
              <w:rFonts w:hint="eastAsia"/>
              <w:sz w:val="28"/>
              <w:szCs w:val="28"/>
            </w:rPr>
          </w:rPrChange>
        </w:rPr>
        <w:t>心</w:t>
      </w:r>
      <w:del w:id="319" w:author="KOU IVY" w:date="2022-01-07T20:49:00Z">
        <w:r>
          <w:rPr>
            <w:rFonts w:ascii="仿宋" w:eastAsia="仿宋" w:hAnsi="仿宋" w:cs="仿宋" w:hint="eastAsia"/>
            <w:sz w:val="32"/>
            <w:szCs w:val="32"/>
            <w:rPrChange w:id="32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烧，我这里</w:delText>
        </w:r>
      </w:del>
      <w:ins w:id="321" w:author="KOU IVY" w:date="2022-01-07T20:49:00Z">
        <w:r>
          <w:rPr>
            <w:rFonts w:ascii="仿宋" w:eastAsia="仿宋" w:hAnsi="仿宋" w:cs="仿宋" w:hint="eastAsia"/>
            <w:sz w:val="32"/>
            <w:szCs w:val="32"/>
            <w:rPrChange w:id="322" w:author="ASUS" w:date="2022-01-09T23:32:00Z">
              <w:rPr>
                <w:rFonts w:hint="eastAsia"/>
                <w:sz w:val="28"/>
                <w:szCs w:val="28"/>
              </w:rPr>
            </w:rPrChange>
          </w:rPr>
          <w:t>、疼</w:t>
        </w:r>
      </w:ins>
      <w:r>
        <w:rPr>
          <w:rFonts w:ascii="仿宋" w:eastAsia="仿宋" w:hAnsi="仿宋" w:cs="仿宋" w:hint="eastAsia"/>
          <w:sz w:val="32"/>
          <w:szCs w:val="32"/>
          <w:rPrChange w:id="323" w:author="ASUS" w:date="2022-01-09T23:32:00Z">
            <w:rPr>
              <w:rFonts w:hint="eastAsia"/>
              <w:sz w:val="28"/>
              <w:szCs w:val="28"/>
            </w:rPr>
          </w:rPrChange>
        </w:rPr>
        <w:t>痛</w:t>
      </w:r>
      <w:del w:id="324" w:author="KOU IVY" w:date="2022-01-07T20:49:00Z">
        <w:r>
          <w:rPr>
            <w:rFonts w:ascii="仿宋" w:eastAsia="仿宋" w:hAnsi="仿宋" w:cs="仿宋" w:hint="eastAsia"/>
            <w:sz w:val="32"/>
            <w:szCs w:val="32"/>
            <w:rPrChange w:id="32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，那里扯，</w:delText>
        </w:r>
      </w:del>
      <w:ins w:id="326" w:author="KOU IVY" w:date="2022-01-07T20:49:00Z">
        <w:r>
          <w:rPr>
            <w:rFonts w:ascii="仿宋" w:eastAsia="仿宋" w:hAnsi="仿宋" w:cs="仿宋" w:hint="eastAsia"/>
            <w:sz w:val="32"/>
            <w:szCs w:val="32"/>
            <w:rPrChange w:id="327" w:author="ASUS" w:date="2022-01-09T23:32:00Z">
              <w:rPr>
                <w:rFonts w:hint="eastAsia"/>
                <w:sz w:val="28"/>
                <w:szCs w:val="28"/>
              </w:rPr>
            </w:rPrChange>
          </w:rPr>
          <w:t>、</w:t>
        </w:r>
      </w:ins>
      <w:r>
        <w:rPr>
          <w:rFonts w:ascii="仿宋" w:eastAsia="仿宋" w:hAnsi="仿宋" w:cs="仿宋" w:hint="eastAsia"/>
          <w:sz w:val="32"/>
          <w:szCs w:val="32"/>
          <w:rPrChange w:id="328" w:author="ASUS" w:date="2022-01-09T23:32:00Z">
            <w:rPr>
              <w:rFonts w:hint="eastAsia"/>
              <w:sz w:val="28"/>
              <w:szCs w:val="28"/>
            </w:rPr>
          </w:rPrChange>
        </w:rPr>
        <w:t>头昏等</w:t>
      </w:r>
      <w:del w:id="329" w:author="KOU IVY" w:date="2022-01-07T20:50:00Z">
        <w:r>
          <w:rPr>
            <w:rFonts w:ascii="仿宋" w:eastAsia="仿宋" w:hAnsi="仿宋" w:cs="仿宋" w:hint="eastAsia"/>
            <w:sz w:val="32"/>
            <w:szCs w:val="32"/>
            <w:rPrChange w:id="33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这就</w:delText>
        </w:r>
      </w:del>
      <w:r>
        <w:rPr>
          <w:rFonts w:ascii="仿宋" w:eastAsia="仿宋" w:hAnsi="仿宋" w:cs="仿宋" w:hint="eastAsia"/>
          <w:sz w:val="32"/>
          <w:szCs w:val="32"/>
          <w:rPrChange w:id="331" w:author="ASUS" w:date="2022-01-09T23:32:00Z">
            <w:rPr>
              <w:rFonts w:hint="eastAsia"/>
              <w:sz w:val="28"/>
              <w:szCs w:val="28"/>
            </w:rPr>
          </w:rPrChange>
        </w:rPr>
        <w:t>是状态性描述</w:t>
      </w:r>
      <w:del w:id="332" w:author="KOU IVY" w:date="2022-01-07T20:50:00Z">
        <w:r>
          <w:rPr>
            <w:rFonts w:ascii="仿宋" w:eastAsia="仿宋" w:hAnsi="仿宋" w:cs="仿宋" w:hint="eastAsia"/>
            <w:sz w:val="32"/>
            <w:szCs w:val="32"/>
            <w:rPrChange w:id="33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）</w:delText>
        </w:r>
      </w:del>
      <w:r>
        <w:rPr>
          <w:rFonts w:ascii="仿宋" w:eastAsia="仿宋" w:hAnsi="仿宋" w:cs="仿宋" w:hint="eastAsia"/>
          <w:sz w:val="32"/>
          <w:szCs w:val="32"/>
          <w:rPrChange w:id="334" w:author="ASUS" w:date="2022-01-09T23:32:00Z">
            <w:rPr>
              <w:rFonts w:hint="eastAsia"/>
              <w:sz w:val="28"/>
              <w:szCs w:val="28"/>
            </w:rPr>
          </w:rPrChange>
        </w:rPr>
        <w:t>。中医六气贯穿了症状、病因、本气</w:t>
      </w:r>
      <w:del w:id="335" w:author="KOU IVY" w:date="2022-01-07T20:50:00Z">
        <w:r>
          <w:rPr>
            <w:rFonts w:ascii="仿宋" w:eastAsia="仿宋" w:hAnsi="仿宋" w:cs="仿宋" w:hint="eastAsia"/>
            <w:sz w:val="32"/>
            <w:szCs w:val="32"/>
            <w:rPrChange w:id="33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；</w:delText>
        </w:r>
      </w:del>
      <w:ins w:id="337" w:author="KOU IVY" w:date="2022-01-07T20:50:00Z">
        <w:r>
          <w:rPr>
            <w:rFonts w:ascii="仿宋" w:eastAsia="仿宋" w:hAnsi="仿宋" w:cs="仿宋" w:hint="eastAsia"/>
            <w:sz w:val="32"/>
            <w:szCs w:val="32"/>
            <w:rPrChange w:id="338" w:author="ASUS" w:date="2022-01-09T23:32:00Z">
              <w:rPr>
                <w:rFonts w:hint="eastAsia"/>
                <w:sz w:val="28"/>
                <w:szCs w:val="28"/>
              </w:rPr>
            </w:rPrChange>
          </w:rPr>
          <w:t>，</w:t>
        </w:r>
      </w:ins>
      <w:r>
        <w:rPr>
          <w:rFonts w:ascii="仿宋" w:eastAsia="仿宋" w:hAnsi="仿宋" w:cs="仿宋" w:hint="eastAsia"/>
          <w:sz w:val="32"/>
          <w:szCs w:val="32"/>
          <w:rPrChange w:id="339" w:author="ASUS" w:date="2022-01-09T23:32:00Z">
            <w:rPr>
              <w:rFonts w:hint="eastAsia"/>
              <w:sz w:val="28"/>
              <w:szCs w:val="28"/>
            </w:rPr>
          </w:rPrChange>
        </w:rPr>
        <w:t>所以中医的六气</w:t>
      </w:r>
      <w:ins w:id="340" w:author="KOU IVY" w:date="2022-01-07T20:50:00Z">
        <w:r>
          <w:rPr>
            <w:rFonts w:ascii="仿宋" w:eastAsia="仿宋" w:hAnsi="仿宋" w:cs="仿宋" w:hint="eastAsia"/>
            <w:sz w:val="32"/>
            <w:szCs w:val="32"/>
            <w:rPrChange w:id="341" w:author="ASUS" w:date="2022-01-09T23:32:00Z">
              <w:rPr>
                <w:rFonts w:hint="eastAsia"/>
                <w:sz w:val="28"/>
                <w:szCs w:val="28"/>
              </w:rPr>
            </w:rPrChange>
          </w:rPr>
          <w:t>是</w:t>
        </w:r>
      </w:ins>
      <w:del w:id="342" w:author="KOU IVY" w:date="2022-01-07T20:50:00Z">
        <w:r>
          <w:rPr>
            <w:rFonts w:ascii="仿宋" w:eastAsia="仿宋" w:hAnsi="仿宋" w:cs="仿宋" w:hint="eastAsia"/>
            <w:sz w:val="32"/>
            <w:szCs w:val="32"/>
            <w:rPrChange w:id="34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r>
        <w:rPr>
          <w:rFonts w:ascii="仿宋" w:eastAsia="仿宋" w:hAnsi="仿宋" w:cs="仿宋" w:hint="eastAsia"/>
          <w:sz w:val="32"/>
          <w:szCs w:val="32"/>
          <w:rPrChange w:id="344" w:author="ASUS" w:date="2022-01-09T23:32:00Z">
            <w:rPr>
              <w:rFonts w:hint="eastAsia"/>
              <w:sz w:val="28"/>
              <w:szCs w:val="28"/>
            </w:rPr>
          </w:rPrChange>
        </w:rPr>
        <w:t>症、因、气</w:t>
      </w:r>
      <w:del w:id="345" w:author="KOU IVY" w:date="2022-01-07T20:50:00Z">
        <w:r>
          <w:rPr>
            <w:rFonts w:ascii="仿宋" w:eastAsia="仿宋" w:hAnsi="仿宋" w:cs="仿宋" w:hint="eastAsia"/>
            <w:sz w:val="32"/>
            <w:szCs w:val="32"/>
            <w:rPrChange w:id="34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是</w:delText>
        </w:r>
      </w:del>
      <w:r>
        <w:rPr>
          <w:rFonts w:ascii="仿宋" w:eastAsia="仿宋" w:hAnsi="仿宋" w:cs="仿宋" w:hint="eastAsia"/>
          <w:sz w:val="32"/>
          <w:szCs w:val="32"/>
          <w:rPrChange w:id="347" w:author="ASUS" w:date="2022-01-09T23:32:00Z">
            <w:rPr>
              <w:rFonts w:hint="eastAsia"/>
              <w:sz w:val="28"/>
              <w:szCs w:val="28"/>
            </w:rPr>
          </w:rPrChange>
        </w:rPr>
        <w:t>三维一体的描述</w:t>
      </w:r>
      <w:del w:id="348" w:author="KOU IVY" w:date="2022-01-07T20:50:00Z">
        <w:r>
          <w:rPr>
            <w:rFonts w:ascii="仿宋" w:eastAsia="仿宋" w:hAnsi="仿宋" w:cs="仿宋" w:hint="eastAsia"/>
            <w:sz w:val="32"/>
            <w:szCs w:val="32"/>
            <w:rPrChange w:id="34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350" w:author="KOU IVY" w:date="2022-01-07T20:50:00Z">
        <w:r>
          <w:rPr>
            <w:rFonts w:ascii="仿宋" w:eastAsia="仿宋" w:hAnsi="仿宋" w:cs="仿宋" w:hint="eastAsia"/>
            <w:sz w:val="32"/>
            <w:szCs w:val="32"/>
            <w:rPrChange w:id="351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ins w:id="352" w:author="KOU IVY" w:date="2022-01-07T20:51:00Z">
        <w:r>
          <w:rPr>
            <w:rFonts w:ascii="仿宋" w:eastAsia="仿宋" w:hAnsi="仿宋" w:cs="仿宋" w:hint="eastAsia"/>
            <w:sz w:val="32"/>
            <w:szCs w:val="32"/>
            <w:rPrChange w:id="353" w:author="ASUS" w:date="2022-01-09T23:32:00Z">
              <w:rPr>
                <w:rFonts w:hint="eastAsia"/>
                <w:sz w:val="28"/>
                <w:szCs w:val="28"/>
              </w:rPr>
            </w:rPrChange>
          </w:rPr>
          <w:t>中医</w:t>
        </w:r>
      </w:ins>
      <w:del w:id="354" w:author="KOU IVY" w:date="2022-01-07T20:51:00Z">
        <w:r>
          <w:rPr>
            <w:rFonts w:ascii="仿宋" w:eastAsia="仿宋" w:hAnsi="仿宋" w:cs="仿宋" w:hint="eastAsia"/>
            <w:sz w:val="32"/>
            <w:szCs w:val="32"/>
            <w:rPrChange w:id="35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原来我们风寒暑湿燥火六淫，我们</w:delText>
        </w:r>
      </w:del>
      <w:r>
        <w:rPr>
          <w:rFonts w:ascii="仿宋" w:eastAsia="仿宋" w:hAnsi="仿宋" w:cs="仿宋" w:hint="eastAsia"/>
          <w:sz w:val="32"/>
          <w:szCs w:val="32"/>
          <w:rPrChange w:id="356" w:author="ASUS" w:date="2022-01-09T23:32:00Z">
            <w:rPr>
              <w:rFonts w:hint="eastAsia"/>
              <w:sz w:val="28"/>
              <w:szCs w:val="28"/>
            </w:rPr>
          </w:rPrChange>
        </w:rPr>
        <w:t>经常叫外感六淫，后来，</w:t>
      </w:r>
      <w:del w:id="357" w:author="KOU IVY" w:date="2022-01-07T20:51:00Z">
        <w:r>
          <w:rPr>
            <w:rFonts w:ascii="仿宋" w:eastAsia="仿宋" w:hAnsi="仿宋" w:cs="仿宋" w:hint="eastAsia"/>
            <w:sz w:val="32"/>
            <w:szCs w:val="32"/>
            <w:rPrChange w:id="35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比如：</w:delText>
        </w:r>
      </w:del>
      <w:r>
        <w:rPr>
          <w:rFonts w:ascii="仿宋" w:eastAsia="仿宋" w:hAnsi="仿宋" w:cs="仿宋" w:hint="eastAsia"/>
          <w:sz w:val="32"/>
          <w:szCs w:val="32"/>
          <w:rPrChange w:id="359" w:author="ASUS" w:date="2022-01-09T23:32:00Z">
            <w:rPr>
              <w:rFonts w:hint="eastAsia"/>
              <w:sz w:val="28"/>
              <w:szCs w:val="28"/>
            </w:rPr>
          </w:rPrChange>
        </w:rPr>
        <w:t>风</w:t>
      </w:r>
      <w:del w:id="360" w:author="KOU IVY" w:date="2022-01-07T20:51:00Z">
        <w:r>
          <w:rPr>
            <w:rFonts w:ascii="仿宋" w:eastAsia="仿宋" w:hAnsi="仿宋" w:cs="仿宋" w:hint="eastAsia"/>
            <w:sz w:val="32"/>
            <w:szCs w:val="32"/>
            <w:rPrChange w:id="36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，我们又有</w:delText>
        </w:r>
      </w:del>
      <w:ins w:id="362" w:author="KOU IVY" w:date="2022-01-07T20:51:00Z">
        <w:r>
          <w:rPr>
            <w:rFonts w:ascii="仿宋" w:eastAsia="仿宋" w:hAnsi="仿宋" w:cs="仿宋" w:hint="eastAsia"/>
            <w:sz w:val="32"/>
            <w:szCs w:val="32"/>
            <w:rPrChange w:id="363" w:author="ASUS" w:date="2022-01-09T23:32:00Z">
              <w:rPr>
                <w:rFonts w:hint="eastAsia"/>
                <w:sz w:val="28"/>
                <w:szCs w:val="28"/>
              </w:rPr>
            </w:rPrChange>
          </w:rPr>
          <w:t>分</w:t>
        </w:r>
      </w:ins>
      <w:r>
        <w:rPr>
          <w:rFonts w:ascii="仿宋" w:eastAsia="仿宋" w:hAnsi="仿宋" w:cs="仿宋" w:hint="eastAsia"/>
          <w:sz w:val="32"/>
          <w:szCs w:val="32"/>
          <w:rPrChange w:id="364" w:author="ASUS" w:date="2022-01-09T23:32:00Z">
            <w:rPr>
              <w:rFonts w:hint="eastAsia"/>
              <w:sz w:val="28"/>
              <w:szCs w:val="28"/>
            </w:rPr>
          </w:rPrChange>
        </w:rPr>
        <w:t>外风</w:t>
      </w:r>
      <w:ins w:id="365" w:author="KOU IVY" w:date="2022-01-07T20:51:00Z">
        <w:r>
          <w:rPr>
            <w:rFonts w:ascii="仿宋" w:eastAsia="仿宋" w:hAnsi="仿宋" w:cs="仿宋" w:hint="eastAsia"/>
            <w:sz w:val="32"/>
            <w:szCs w:val="32"/>
            <w:rPrChange w:id="366" w:author="ASUS" w:date="2022-01-09T23:32:00Z">
              <w:rPr>
                <w:rFonts w:hint="eastAsia"/>
                <w:sz w:val="28"/>
                <w:szCs w:val="28"/>
              </w:rPr>
            </w:rPrChange>
          </w:rPr>
          <w:t>和</w:t>
        </w:r>
      </w:ins>
      <w:del w:id="367" w:author="KOU IVY" w:date="2022-01-07T20:51:00Z">
        <w:r>
          <w:rPr>
            <w:rFonts w:ascii="仿宋" w:eastAsia="仿宋" w:hAnsi="仿宋" w:cs="仿宋" w:hint="eastAsia"/>
            <w:sz w:val="32"/>
            <w:szCs w:val="32"/>
            <w:rPrChange w:id="36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r>
        <w:rPr>
          <w:rFonts w:ascii="仿宋" w:eastAsia="仿宋" w:hAnsi="仿宋" w:cs="仿宋" w:hint="eastAsia"/>
          <w:sz w:val="32"/>
          <w:szCs w:val="32"/>
          <w:rPrChange w:id="369" w:author="ASUS" w:date="2022-01-09T23:32:00Z">
            <w:rPr>
              <w:rFonts w:hint="eastAsia"/>
              <w:sz w:val="28"/>
              <w:szCs w:val="28"/>
            </w:rPr>
          </w:rPrChange>
        </w:rPr>
        <w:t>内风</w:t>
      </w:r>
      <w:del w:id="370" w:author="KOU IVY" w:date="2022-01-07T20:52:00Z">
        <w:r>
          <w:rPr>
            <w:rFonts w:ascii="仿宋" w:eastAsia="仿宋" w:hAnsi="仿宋" w:cs="仿宋" w:hint="eastAsia"/>
            <w:sz w:val="32"/>
            <w:szCs w:val="32"/>
            <w:rPrChange w:id="37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，热不行，</w:delText>
        </w:r>
      </w:del>
      <w:ins w:id="372" w:author="KOU IVY" w:date="2022-01-07T20:52:00Z">
        <w:r>
          <w:rPr>
            <w:rFonts w:ascii="仿宋" w:eastAsia="仿宋" w:hAnsi="仿宋" w:cs="仿宋" w:hint="eastAsia"/>
            <w:sz w:val="32"/>
            <w:szCs w:val="32"/>
            <w:rPrChange w:id="373" w:author="ASUS" w:date="2022-01-09T23:32:00Z">
              <w:rPr>
                <w:rFonts w:hint="eastAsia"/>
                <w:sz w:val="28"/>
                <w:szCs w:val="28"/>
              </w:rPr>
            </w:rPrChange>
          </w:rPr>
          <w:t>；</w:t>
        </w:r>
      </w:ins>
      <w:r>
        <w:rPr>
          <w:rFonts w:ascii="仿宋" w:eastAsia="仿宋" w:hAnsi="仿宋" w:cs="仿宋" w:hint="eastAsia"/>
          <w:sz w:val="32"/>
          <w:szCs w:val="32"/>
          <w:rPrChange w:id="374" w:author="ASUS" w:date="2022-01-09T23:32:00Z">
            <w:rPr>
              <w:rFonts w:hint="eastAsia"/>
              <w:sz w:val="28"/>
              <w:szCs w:val="28"/>
            </w:rPr>
          </w:rPrChange>
        </w:rPr>
        <w:t>火有外火</w:t>
      </w:r>
      <w:del w:id="375" w:author="KOU IVY" w:date="2022-01-07T20:52:00Z">
        <w:r>
          <w:rPr>
            <w:rFonts w:ascii="仿宋" w:eastAsia="仿宋" w:hAnsi="仿宋" w:cs="仿宋" w:hint="eastAsia"/>
            <w:sz w:val="32"/>
            <w:szCs w:val="32"/>
            <w:rPrChange w:id="37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，有</w:delText>
        </w:r>
      </w:del>
      <w:ins w:id="377" w:author="KOU IVY" w:date="2022-01-07T20:52:00Z">
        <w:r>
          <w:rPr>
            <w:rFonts w:ascii="仿宋" w:eastAsia="仿宋" w:hAnsi="仿宋" w:cs="仿宋" w:hint="eastAsia"/>
            <w:sz w:val="32"/>
            <w:szCs w:val="32"/>
            <w:rPrChange w:id="378" w:author="ASUS" w:date="2022-01-09T23:32:00Z">
              <w:rPr>
                <w:rFonts w:hint="eastAsia"/>
                <w:sz w:val="28"/>
                <w:szCs w:val="28"/>
              </w:rPr>
            </w:rPrChange>
          </w:rPr>
          <w:t>和</w:t>
        </w:r>
      </w:ins>
      <w:r>
        <w:rPr>
          <w:rFonts w:ascii="仿宋" w:eastAsia="仿宋" w:hAnsi="仿宋" w:cs="仿宋" w:hint="eastAsia"/>
          <w:sz w:val="32"/>
          <w:szCs w:val="32"/>
          <w:rPrChange w:id="379" w:author="ASUS" w:date="2022-01-09T23:32:00Z">
            <w:rPr>
              <w:rFonts w:hint="eastAsia"/>
              <w:sz w:val="28"/>
              <w:szCs w:val="28"/>
            </w:rPr>
          </w:rPrChange>
        </w:rPr>
        <w:t>内火；寒</w:t>
      </w:r>
      <w:del w:id="380" w:author="KOU IVY" w:date="2022-01-07T20:52:00Z">
        <w:r>
          <w:rPr>
            <w:rFonts w:ascii="仿宋" w:eastAsia="仿宋" w:hAnsi="仿宋" w:cs="仿宋" w:hint="eastAsia"/>
            <w:sz w:val="32"/>
            <w:szCs w:val="32"/>
            <w:rPrChange w:id="38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：有</w:delText>
        </w:r>
      </w:del>
      <w:ins w:id="382" w:author="KOU IVY" w:date="2022-01-07T20:52:00Z">
        <w:r>
          <w:rPr>
            <w:rFonts w:ascii="仿宋" w:eastAsia="仿宋" w:hAnsi="仿宋" w:cs="仿宋" w:hint="eastAsia"/>
            <w:sz w:val="32"/>
            <w:szCs w:val="32"/>
            <w:rPrChange w:id="383" w:author="ASUS" w:date="2022-01-09T23:32:00Z">
              <w:rPr>
                <w:rFonts w:hint="eastAsia"/>
                <w:sz w:val="28"/>
                <w:szCs w:val="28"/>
              </w:rPr>
            </w:rPrChange>
          </w:rPr>
          <w:t>分</w:t>
        </w:r>
      </w:ins>
      <w:r>
        <w:rPr>
          <w:rFonts w:ascii="仿宋" w:eastAsia="仿宋" w:hAnsi="仿宋" w:cs="仿宋" w:hint="eastAsia"/>
          <w:sz w:val="32"/>
          <w:szCs w:val="32"/>
          <w:rPrChange w:id="384" w:author="ASUS" w:date="2022-01-09T23:32:00Z">
            <w:rPr>
              <w:rFonts w:hint="eastAsia"/>
              <w:sz w:val="28"/>
              <w:szCs w:val="28"/>
            </w:rPr>
          </w:rPrChange>
        </w:rPr>
        <w:t>外寒</w:t>
      </w:r>
      <w:del w:id="385" w:author="KOU IVY" w:date="2022-01-07T20:52:00Z">
        <w:r>
          <w:rPr>
            <w:rFonts w:ascii="仿宋" w:eastAsia="仿宋" w:hAnsi="仿宋" w:cs="仿宋" w:hint="eastAsia"/>
            <w:sz w:val="32"/>
            <w:szCs w:val="32"/>
            <w:rPrChange w:id="38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有</w:delText>
        </w:r>
      </w:del>
      <w:ins w:id="387" w:author="KOU IVY" w:date="2022-01-07T20:52:00Z">
        <w:r>
          <w:rPr>
            <w:rFonts w:ascii="仿宋" w:eastAsia="仿宋" w:hAnsi="仿宋" w:cs="仿宋" w:hint="eastAsia"/>
            <w:sz w:val="32"/>
            <w:szCs w:val="32"/>
            <w:rPrChange w:id="388" w:author="ASUS" w:date="2022-01-09T23:32:00Z">
              <w:rPr>
                <w:rFonts w:hint="eastAsia"/>
                <w:sz w:val="28"/>
                <w:szCs w:val="28"/>
              </w:rPr>
            </w:rPrChange>
          </w:rPr>
          <w:t>和</w:t>
        </w:r>
      </w:ins>
      <w:r>
        <w:rPr>
          <w:rFonts w:ascii="仿宋" w:eastAsia="仿宋" w:hAnsi="仿宋" w:cs="仿宋" w:hint="eastAsia"/>
          <w:sz w:val="32"/>
          <w:szCs w:val="32"/>
          <w:rPrChange w:id="389" w:author="ASUS" w:date="2022-01-09T23:32:00Z">
            <w:rPr>
              <w:rFonts w:hint="eastAsia"/>
              <w:sz w:val="28"/>
              <w:szCs w:val="28"/>
            </w:rPr>
          </w:rPrChange>
        </w:rPr>
        <w:t>内寒，</w:t>
      </w:r>
      <w:del w:id="390" w:author="KOU IVY" w:date="2022-01-07T20:52:00Z">
        <w:r>
          <w:rPr>
            <w:rFonts w:ascii="仿宋" w:eastAsia="仿宋" w:hAnsi="仿宋" w:cs="仿宋" w:hint="eastAsia"/>
            <w:sz w:val="32"/>
            <w:szCs w:val="32"/>
            <w:rPrChange w:id="39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是不是</w:delText>
        </w:r>
      </w:del>
      <w:del w:id="392" w:author="KOU IVY" w:date="2022-01-07T20:55:00Z">
        <w:r>
          <w:rPr>
            <w:rFonts w:ascii="仿宋" w:eastAsia="仿宋" w:hAnsi="仿宋" w:cs="仿宋" w:hint="eastAsia"/>
            <w:sz w:val="32"/>
            <w:szCs w:val="32"/>
            <w:rPrChange w:id="39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内外</w:delText>
        </w:r>
      </w:del>
      <w:ins w:id="394" w:author="KOU IVY" w:date="2022-01-07T20:55:00Z">
        <w:r>
          <w:rPr>
            <w:rFonts w:ascii="仿宋" w:eastAsia="仿宋" w:hAnsi="仿宋" w:cs="仿宋" w:hint="eastAsia"/>
            <w:sz w:val="32"/>
            <w:szCs w:val="32"/>
            <w:rPrChange w:id="395" w:author="ASUS" w:date="2022-01-09T23:32:00Z">
              <w:rPr>
                <w:rFonts w:hint="eastAsia"/>
                <w:sz w:val="28"/>
                <w:szCs w:val="28"/>
              </w:rPr>
            </w:rPrChange>
          </w:rPr>
          <w:t>外感内伤</w:t>
        </w:r>
      </w:ins>
      <w:r>
        <w:rPr>
          <w:rFonts w:ascii="仿宋" w:eastAsia="仿宋" w:hAnsi="仿宋" w:cs="仿宋" w:hint="eastAsia"/>
          <w:sz w:val="32"/>
          <w:szCs w:val="32"/>
          <w:rPrChange w:id="396" w:author="ASUS" w:date="2022-01-09T23:32:00Z">
            <w:rPr>
              <w:rFonts w:hint="eastAsia"/>
              <w:sz w:val="28"/>
              <w:szCs w:val="28"/>
            </w:rPr>
          </w:rPrChange>
        </w:rPr>
        <w:t>就出来</w:t>
      </w:r>
      <w:ins w:id="397" w:author="KOU IVY" w:date="2022-01-07T20:55:00Z">
        <w:r>
          <w:rPr>
            <w:rFonts w:ascii="仿宋" w:eastAsia="仿宋" w:hAnsi="仿宋" w:cs="仿宋" w:hint="eastAsia"/>
            <w:sz w:val="32"/>
            <w:szCs w:val="32"/>
            <w:rPrChange w:id="398" w:author="ASUS" w:date="2022-01-09T23:32:00Z">
              <w:rPr>
                <w:rFonts w:hint="eastAsia"/>
                <w:sz w:val="28"/>
                <w:szCs w:val="28"/>
              </w:rPr>
            </w:rPrChange>
          </w:rPr>
          <w:t>了</w:t>
        </w:r>
      </w:ins>
      <w:del w:id="399" w:author="KOU IVY" w:date="2022-01-07T20:52:00Z">
        <w:r>
          <w:rPr>
            <w:rFonts w:ascii="仿宋" w:eastAsia="仿宋" w:hAnsi="仿宋" w:cs="仿宋" w:hint="eastAsia"/>
            <w:sz w:val="32"/>
            <w:szCs w:val="32"/>
            <w:rPrChange w:id="40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了？</w:delText>
        </w:r>
      </w:del>
      <w:ins w:id="401" w:author="KOU IVY" w:date="2022-01-07T20:52:00Z">
        <w:r>
          <w:rPr>
            <w:rFonts w:ascii="仿宋" w:eastAsia="仿宋" w:hAnsi="仿宋" w:cs="仿宋" w:hint="eastAsia"/>
            <w:sz w:val="32"/>
            <w:szCs w:val="32"/>
            <w:rPrChange w:id="402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r>
        <w:rPr>
          <w:rFonts w:ascii="仿宋" w:eastAsia="仿宋" w:hAnsi="仿宋" w:cs="仿宋" w:hint="eastAsia"/>
          <w:sz w:val="32"/>
          <w:szCs w:val="32"/>
          <w:rPrChange w:id="403" w:author="ASUS" w:date="2022-01-09T23:32:00Z">
            <w:rPr>
              <w:rFonts w:hint="eastAsia"/>
              <w:sz w:val="28"/>
              <w:szCs w:val="28"/>
            </w:rPr>
          </w:rPrChange>
        </w:rPr>
        <w:t>现在中医界</w:t>
      </w:r>
      <w:del w:id="404" w:author="KOU IVY" w:date="2022-01-07T20:54:00Z">
        <w:r>
          <w:rPr>
            <w:rFonts w:ascii="仿宋" w:eastAsia="仿宋" w:hAnsi="仿宋" w:cs="仿宋" w:hint="eastAsia"/>
            <w:sz w:val="32"/>
            <w:szCs w:val="32"/>
            <w:rPrChange w:id="40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最</w:delText>
        </w:r>
      </w:del>
      <w:ins w:id="406" w:author="KOU IVY" w:date="2022-01-07T20:54:00Z">
        <w:r>
          <w:rPr>
            <w:rFonts w:ascii="仿宋" w:eastAsia="仿宋" w:hAnsi="仿宋" w:cs="仿宋" w:hint="eastAsia"/>
            <w:sz w:val="32"/>
            <w:szCs w:val="32"/>
            <w:rPrChange w:id="407" w:author="ASUS" w:date="2022-01-09T23:32:00Z">
              <w:rPr>
                <w:rFonts w:hint="eastAsia"/>
                <w:sz w:val="28"/>
                <w:szCs w:val="28"/>
              </w:rPr>
            </w:rPrChange>
          </w:rPr>
          <w:t>很</w:t>
        </w:r>
      </w:ins>
      <w:r>
        <w:rPr>
          <w:rFonts w:ascii="仿宋" w:eastAsia="仿宋" w:hAnsi="仿宋" w:cs="仿宋" w:hint="eastAsia"/>
          <w:sz w:val="32"/>
          <w:szCs w:val="32"/>
          <w:rPrChange w:id="408" w:author="ASUS" w:date="2022-01-09T23:32:00Z">
            <w:rPr>
              <w:rFonts w:hint="eastAsia"/>
              <w:sz w:val="28"/>
              <w:szCs w:val="28"/>
            </w:rPr>
          </w:rPrChange>
        </w:rPr>
        <w:t>头疼</w:t>
      </w:r>
      <w:del w:id="409" w:author="KOU IVY" w:date="2022-01-07T20:54:00Z">
        <w:r>
          <w:rPr>
            <w:rFonts w:ascii="仿宋" w:eastAsia="仿宋" w:hAnsi="仿宋" w:cs="仿宋" w:hint="eastAsia"/>
            <w:sz w:val="32"/>
            <w:szCs w:val="32"/>
            <w:rPrChange w:id="41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的问题</w:delText>
        </w:r>
      </w:del>
      <w:r>
        <w:rPr>
          <w:rFonts w:ascii="仿宋" w:eastAsia="仿宋" w:hAnsi="仿宋" w:cs="仿宋" w:hint="eastAsia"/>
          <w:sz w:val="32"/>
          <w:szCs w:val="32"/>
          <w:rPrChange w:id="411" w:author="ASUS" w:date="2022-01-09T23:32:00Z">
            <w:rPr>
              <w:rFonts w:hint="eastAsia"/>
              <w:sz w:val="28"/>
              <w:szCs w:val="28"/>
            </w:rPr>
          </w:rPrChange>
        </w:rPr>
        <w:t>，</w:t>
      </w:r>
      <w:del w:id="412" w:author="KOU IVY" w:date="2022-01-07T20:54:00Z">
        <w:r>
          <w:rPr>
            <w:rFonts w:ascii="仿宋" w:eastAsia="仿宋" w:hAnsi="仿宋" w:cs="仿宋" w:hint="eastAsia"/>
            <w:sz w:val="32"/>
            <w:szCs w:val="32"/>
            <w:rPrChange w:id="41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现在的</w:delText>
        </w:r>
      </w:del>
      <w:r>
        <w:rPr>
          <w:rFonts w:ascii="仿宋" w:eastAsia="仿宋" w:hAnsi="仿宋" w:cs="仿宋" w:hint="eastAsia"/>
          <w:sz w:val="32"/>
          <w:szCs w:val="32"/>
          <w:rPrChange w:id="414" w:author="ASUS" w:date="2022-01-09T23:32:00Z">
            <w:rPr>
              <w:rFonts w:hint="eastAsia"/>
              <w:sz w:val="28"/>
              <w:szCs w:val="28"/>
            </w:rPr>
          </w:rPrChange>
        </w:rPr>
        <w:t>外感学说</w:t>
      </w:r>
      <w:del w:id="415" w:author="KOU IVY" w:date="2022-01-07T20:54:00Z">
        <w:r>
          <w:rPr>
            <w:rFonts w:ascii="仿宋" w:eastAsia="仿宋" w:hAnsi="仿宋" w:cs="仿宋" w:hint="eastAsia"/>
            <w:sz w:val="32"/>
            <w:szCs w:val="32"/>
            <w:rPrChange w:id="41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r>
        <w:rPr>
          <w:rFonts w:ascii="仿宋" w:eastAsia="仿宋" w:hAnsi="仿宋" w:cs="仿宋" w:hint="eastAsia"/>
          <w:sz w:val="32"/>
          <w:szCs w:val="32"/>
          <w:rPrChange w:id="417" w:author="ASUS" w:date="2022-01-09T23:32:00Z">
            <w:rPr>
              <w:rFonts w:hint="eastAsia"/>
              <w:sz w:val="28"/>
              <w:szCs w:val="28"/>
            </w:rPr>
          </w:rPrChange>
        </w:rPr>
        <w:t>几乎</w:t>
      </w:r>
      <w:del w:id="418" w:author="KOU IVY" w:date="2022-01-07T20:54:00Z">
        <w:r>
          <w:rPr>
            <w:rFonts w:ascii="仿宋" w:eastAsia="仿宋" w:hAnsi="仿宋" w:cs="仿宋" w:hint="eastAsia"/>
            <w:sz w:val="32"/>
            <w:szCs w:val="32"/>
            <w:rPrChange w:id="41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处于</w:delText>
        </w:r>
      </w:del>
      <w:r>
        <w:rPr>
          <w:rFonts w:ascii="仿宋" w:eastAsia="仿宋" w:hAnsi="仿宋" w:cs="仿宋" w:hint="eastAsia"/>
          <w:sz w:val="32"/>
          <w:szCs w:val="32"/>
          <w:rPrChange w:id="420" w:author="ASUS" w:date="2022-01-09T23:32:00Z">
            <w:rPr>
              <w:rFonts w:hint="eastAsia"/>
              <w:sz w:val="28"/>
              <w:szCs w:val="28"/>
            </w:rPr>
          </w:rPrChange>
        </w:rPr>
        <w:t>无用武之地</w:t>
      </w:r>
      <w:del w:id="421" w:author="KOU IVY" w:date="2022-01-07T20:54:00Z">
        <w:r>
          <w:rPr>
            <w:rFonts w:ascii="仿宋" w:eastAsia="仿宋" w:hAnsi="仿宋" w:cs="仿宋" w:hint="eastAsia"/>
            <w:sz w:val="32"/>
            <w:szCs w:val="32"/>
            <w:rPrChange w:id="42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。</w:delText>
        </w:r>
      </w:del>
      <w:ins w:id="423" w:author="KOU IVY" w:date="2022-01-07T20:54:00Z">
        <w:r>
          <w:rPr>
            <w:rFonts w:ascii="仿宋" w:eastAsia="仿宋" w:hAnsi="仿宋" w:cs="仿宋" w:hint="eastAsia"/>
            <w:sz w:val="32"/>
            <w:szCs w:val="32"/>
            <w:rPrChange w:id="424" w:author="ASUS" w:date="2022-01-09T23:32:00Z">
              <w:rPr>
                <w:rFonts w:hint="eastAsia"/>
                <w:sz w:val="28"/>
                <w:szCs w:val="28"/>
              </w:rPr>
            </w:rPrChange>
          </w:rPr>
          <w:t>，</w:t>
        </w:r>
      </w:ins>
      <w:r>
        <w:rPr>
          <w:rFonts w:ascii="仿宋" w:eastAsia="仿宋" w:hAnsi="仿宋" w:cs="仿宋" w:hint="eastAsia"/>
          <w:sz w:val="32"/>
          <w:szCs w:val="32"/>
          <w:rPrChange w:id="425" w:author="ASUS" w:date="2022-01-09T23:32:00Z">
            <w:rPr>
              <w:rFonts w:hint="eastAsia"/>
              <w:sz w:val="28"/>
              <w:szCs w:val="28"/>
            </w:rPr>
          </w:rPrChange>
        </w:rPr>
        <w:t>为什么？</w:t>
      </w:r>
      <w:del w:id="426" w:author="KOU IVY" w:date="2022-01-07T20:55:00Z">
        <w:r>
          <w:rPr>
            <w:rFonts w:ascii="仿宋" w:eastAsia="仿宋" w:hAnsi="仿宋" w:cs="仿宋" w:hint="eastAsia"/>
            <w:sz w:val="32"/>
            <w:szCs w:val="32"/>
            <w:rPrChange w:id="42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我们</w:delText>
        </w:r>
      </w:del>
      <w:r>
        <w:rPr>
          <w:rFonts w:ascii="仿宋" w:eastAsia="仿宋" w:hAnsi="仿宋" w:cs="仿宋" w:hint="eastAsia"/>
          <w:sz w:val="32"/>
          <w:szCs w:val="32"/>
          <w:rPrChange w:id="428" w:author="ASUS" w:date="2022-01-09T23:32:00Z">
            <w:rPr>
              <w:rFonts w:hint="eastAsia"/>
              <w:sz w:val="28"/>
              <w:szCs w:val="28"/>
            </w:rPr>
          </w:rPrChange>
        </w:rPr>
        <w:t>现在的外感内伤</w:t>
      </w:r>
      <w:del w:id="429" w:author="KOU IVY" w:date="2022-01-07T20:55:00Z">
        <w:r>
          <w:rPr>
            <w:rFonts w:ascii="仿宋" w:eastAsia="仿宋" w:hAnsi="仿宋" w:cs="仿宋" w:hint="eastAsia"/>
            <w:sz w:val="32"/>
            <w:szCs w:val="32"/>
            <w:rPrChange w:id="43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r>
        <w:rPr>
          <w:rFonts w:ascii="仿宋" w:eastAsia="仿宋" w:hAnsi="仿宋" w:cs="仿宋" w:hint="eastAsia"/>
          <w:sz w:val="32"/>
          <w:szCs w:val="32"/>
          <w:rPrChange w:id="431" w:author="ASUS" w:date="2022-01-09T23:32:00Z">
            <w:rPr>
              <w:rFonts w:hint="eastAsia"/>
              <w:sz w:val="28"/>
              <w:szCs w:val="28"/>
            </w:rPr>
          </w:rPrChange>
        </w:rPr>
        <w:t>界限完全模糊，</w:t>
      </w:r>
      <w:del w:id="432" w:author="KOU IVY" w:date="2022-01-07T20:55:00Z">
        <w:r>
          <w:rPr>
            <w:rFonts w:ascii="仿宋" w:eastAsia="仿宋" w:hAnsi="仿宋" w:cs="仿宋" w:hint="eastAsia"/>
            <w:sz w:val="32"/>
            <w:szCs w:val="32"/>
            <w:rPrChange w:id="43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这</w:delText>
        </w:r>
      </w:del>
      <w:r>
        <w:rPr>
          <w:rFonts w:ascii="仿宋" w:eastAsia="仿宋" w:hAnsi="仿宋" w:cs="仿宋" w:hint="eastAsia"/>
          <w:sz w:val="32"/>
          <w:szCs w:val="32"/>
          <w:rPrChange w:id="434" w:author="ASUS" w:date="2022-01-09T23:32:00Z">
            <w:rPr>
              <w:rFonts w:hint="eastAsia"/>
              <w:sz w:val="28"/>
              <w:szCs w:val="28"/>
            </w:rPr>
          </w:rPrChange>
        </w:rPr>
        <w:t>就导致</w:t>
      </w:r>
      <w:del w:id="435" w:author="KOU IVY" w:date="2022-01-07T20:55:00Z">
        <w:r>
          <w:rPr>
            <w:rFonts w:ascii="仿宋" w:eastAsia="仿宋" w:hAnsi="仿宋" w:cs="仿宋" w:hint="eastAsia"/>
            <w:sz w:val="32"/>
            <w:szCs w:val="32"/>
            <w:rPrChange w:id="43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，我们</w:delText>
        </w:r>
      </w:del>
      <w:r>
        <w:rPr>
          <w:rFonts w:ascii="仿宋" w:eastAsia="仿宋" w:hAnsi="仿宋" w:cs="仿宋" w:hint="eastAsia"/>
          <w:sz w:val="32"/>
          <w:szCs w:val="32"/>
          <w:rPrChange w:id="437" w:author="ASUS" w:date="2022-01-09T23:32:00Z">
            <w:rPr>
              <w:rFonts w:hint="eastAsia"/>
              <w:sz w:val="28"/>
              <w:szCs w:val="28"/>
            </w:rPr>
          </w:rPrChange>
        </w:rPr>
        <w:t>中医</w:t>
      </w:r>
      <w:del w:id="438" w:author="KOU IVY" w:date="2022-01-07T20:55:00Z">
        <w:r>
          <w:rPr>
            <w:rFonts w:ascii="仿宋" w:eastAsia="仿宋" w:hAnsi="仿宋" w:cs="仿宋" w:hint="eastAsia"/>
            <w:sz w:val="32"/>
            <w:szCs w:val="32"/>
            <w:rPrChange w:id="43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一个</w:delText>
        </w:r>
      </w:del>
      <w:ins w:id="440" w:author="KOU IVY" w:date="2022-01-07T20:55:00Z">
        <w:r>
          <w:rPr>
            <w:rFonts w:ascii="仿宋" w:eastAsia="仿宋" w:hAnsi="仿宋" w:cs="仿宋" w:hint="eastAsia"/>
            <w:sz w:val="32"/>
            <w:szCs w:val="32"/>
            <w:rPrChange w:id="441" w:author="ASUS" w:date="2022-01-09T23:32:00Z">
              <w:rPr>
                <w:rFonts w:hint="eastAsia"/>
                <w:sz w:val="28"/>
                <w:szCs w:val="28"/>
              </w:rPr>
            </w:rPrChange>
          </w:rPr>
          <w:t>连</w:t>
        </w:r>
      </w:ins>
      <w:ins w:id="442" w:author="KOU IVY" w:date="2022-01-07T20:56:00Z">
        <w:r>
          <w:rPr>
            <w:rFonts w:ascii="仿宋" w:eastAsia="仿宋" w:hAnsi="仿宋" w:cs="仿宋" w:hint="eastAsia"/>
            <w:sz w:val="32"/>
            <w:szCs w:val="32"/>
            <w:rPrChange w:id="443" w:author="ASUS" w:date="2022-01-09T23:32:00Z">
              <w:rPr>
                <w:rFonts w:hint="eastAsia"/>
                <w:sz w:val="28"/>
                <w:szCs w:val="28"/>
              </w:rPr>
            </w:rPrChange>
          </w:rPr>
          <w:t>个</w:t>
        </w:r>
      </w:ins>
      <w:r>
        <w:rPr>
          <w:rFonts w:ascii="仿宋" w:eastAsia="仿宋" w:hAnsi="仿宋" w:cs="仿宋" w:hint="eastAsia"/>
          <w:sz w:val="32"/>
          <w:szCs w:val="32"/>
          <w:rPrChange w:id="444" w:author="ASUS" w:date="2022-01-09T23:32:00Z">
            <w:rPr>
              <w:rFonts w:hint="eastAsia"/>
              <w:sz w:val="28"/>
              <w:szCs w:val="28"/>
            </w:rPr>
          </w:rPrChange>
        </w:rPr>
        <w:t>感冒都治不好</w:t>
      </w:r>
      <w:del w:id="445" w:author="KOU IVY" w:date="2022-01-07T20:56:00Z">
        <w:r>
          <w:rPr>
            <w:rFonts w:ascii="仿宋" w:eastAsia="仿宋" w:hAnsi="仿宋" w:cs="仿宋" w:hint="eastAsia"/>
            <w:sz w:val="32"/>
            <w:szCs w:val="32"/>
            <w:rPrChange w:id="44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（</w:delText>
        </w:r>
      </w:del>
      <w:ins w:id="447" w:author="KOU IVY" w:date="2022-01-07T20:56:00Z">
        <w:r>
          <w:rPr>
            <w:rFonts w:ascii="仿宋" w:eastAsia="仿宋" w:hAnsi="仿宋" w:cs="仿宋" w:hint="eastAsia"/>
            <w:sz w:val="32"/>
            <w:szCs w:val="32"/>
            <w:rPrChange w:id="448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del w:id="449" w:author="KOU IVY" w:date="2022-01-07T20:56:00Z">
        <w:r>
          <w:rPr>
            <w:rFonts w:ascii="仿宋" w:eastAsia="仿宋" w:hAnsi="仿宋" w:cs="仿宋" w:hint="eastAsia"/>
            <w:sz w:val="32"/>
            <w:szCs w:val="32"/>
            <w:rPrChange w:id="45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你说他</w:delText>
        </w:r>
      </w:del>
      <w:r>
        <w:rPr>
          <w:rFonts w:ascii="仿宋" w:eastAsia="仿宋" w:hAnsi="仿宋" w:cs="仿宋" w:hint="eastAsia"/>
          <w:sz w:val="32"/>
          <w:szCs w:val="32"/>
          <w:rPrChange w:id="451" w:author="ASUS" w:date="2022-01-09T23:32:00Z">
            <w:rPr>
              <w:rFonts w:hint="eastAsia"/>
              <w:sz w:val="28"/>
              <w:szCs w:val="28"/>
            </w:rPr>
          </w:rPrChange>
        </w:rPr>
        <w:t>气虚感冒，</w:t>
      </w:r>
      <w:del w:id="452" w:author="KOU IVY" w:date="2022-01-07T20:56:00Z">
        <w:r>
          <w:rPr>
            <w:rFonts w:ascii="仿宋" w:eastAsia="仿宋" w:hAnsi="仿宋" w:cs="仿宋" w:hint="eastAsia"/>
            <w:sz w:val="32"/>
            <w:szCs w:val="32"/>
            <w:rPrChange w:id="45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你</w:delText>
        </w:r>
      </w:del>
      <w:r>
        <w:rPr>
          <w:rFonts w:ascii="仿宋" w:eastAsia="仿宋" w:hAnsi="仿宋" w:cs="仿宋" w:hint="eastAsia"/>
          <w:sz w:val="32"/>
          <w:szCs w:val="32"/>
          <w:rPrChange w:id="454" w:author="ASUS" w:date="2022-01-09T23:32:00Z">
            <w:rPr>
              <w:rFonts w:hint="eastAsia"/>
              <w:sz w:val="28"/>
              <w:szCs w:val="28"/>
            </w:rPr>
          </w:rPrChange>
        </w:rPr>
        <w:t>补点气加点麻黄在里面，</w:t>
      </w:r>
      <w:del w:id="455" w:author="KOU IVY" w:date="2022-01-07T20:57:00Z">
        <w:r>
          <w:rPr>
            <w:rFonts w:ascii="仿宋" w:eastAsia="仿宋" w:hAnsi="仿宋" w:cs="仿宋" w:hint="eastAsia"/>
            <w:sz w:val="32"/>
            <w:szCs w:val="32"/>
            <w:rPrChange w:id="45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现在这些气虚感冒，加点</w:delText>
        </w:r>
      </w:del>
      <w:r>
        <w:rPr>
          <w:rFonts w:ascii="仿宋" w:eastAsia="仿宋" w:hAnsi="仿宋" w:cs="仿宋" w:hint="eastAsia"/>
          <w:sz w:val="32"/>
          <w:szCs w:val="32"/>
          <w:rPrChange w:id="457" w:author="ASUS" w:date="2022-01-09T23:32:00Z">
            <w:rPr>
              <w:rFonts w:hint="eastAsia"/>
              <w:sz w:val="28"/>
              <w:szCs w:val="28"/>
            </w:rPr>
          </w:rPrChange>
        </w:rPr>
        <w:t>阴虚感冒</w:t>
      </w:r>
      <w:ins w:id="458" w:author="KOU IVY" w:date="2022-01-07T20:57:00Z">
        <w:r>
          <w:rPr>
            <w:rFonts w:ascii="仿宋" w:eastAsia="仿宋" w:hAnsi="仿宋" w:cs="仿宋" w:hint="eastAsia"/>
            <w:sz w:val="32"/>
            <w:szCs w:val="32"/>
            <w:rPrChange w:id="459" w:author="ASUS" w:date="2022-01-09T23:32:00Z">
              <w:rPr>
                <w:rFonts w:hint="eastAsia"/>
                <w:sz w:val="28"/>
                <w:szCs w:val="28"/>
              </w:rPr>
            </w:rPrChange>
          </w:rPr>
          <w:t>用</w:t>
        </w:r>
      </w:ins>
      <w:r>
        <w:rPr>
          <w:rFonts w:ascii="仿宋" w:eastAsia="仿宋" w:hAnsi="仿宋" w:cs="仿宋" w:hint="eastAsia"/>
          <w:sz w:val="32"/>
          <w:szCs w:val="32"/>
          <w:rPrChange w:id="460" w:author="ASUS" w:date="2022-01-09T23:32:00Z">
            <w:rPr>
              <w:rFonts w:hint="eastAsia"/>
              <w:sz w:val="28"/>
              <w:szCs w:val="28"/>
            </w:rPr>
          </w:rPrChange>
        </w:rPr>
        <w:t>参苏饮</w:t>
      </w:r>
      <w:del w:id="461" w:author="KOU IVY" w:date="2022-01-07T20:57:00Z">
        <w:r>
          <w:rPr>
            <w:rFonts w:ascii="仿宋" w:eastAsia="仿宋" w:hAnsi="仿宋" w:cs="仿宋" w:hint="eastAsia"/>
            <w:sz w:val="32"/>
            <w:szCs w:val="32"/>
            <w:rPrChange w:id="46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（</w:delText>
        </w:r>
      </w:del>
      <w:ins w:id="463" w:author="KOU IVY" w:date="2022-01-07T20:57:00Z">
        <w:r>
          <w:rPr>
            <w:rFonts w:ascii="仿宋" w:eastAsia="仿宋" w:hAnsi="仿宋" w:cs="仿宋" w:hint="eastAsia"/>
            <w:sz w:val="32"/>
            <w:szCs w:val="32"/>
            <w:rPrChange w:id="464" w:author="ASUS" w:date="2022-01-09T23:32:00Z">
              <w:rPr>
                <w:rFonts w:hint="eastAsia"/>
                <w:sz w:val="28"/>
                <w:szCs w:val="28"/>
              </w:rPr>
            </w:rPrChange>
          </w:rPr>
          <w:t>，</w:t>
        </w:r>
      </w:ins>
      <w:r>
        <w:rPr>
          <w:rFonts w:ascii="仿宋" w:eastAsia="仿宋" w:hAnsi="仿宋" w:cs="仿宋" w:hint="eastAsia"/>
          <w:sz w:val="32"/>
          <w:szCs w:val="32"/>
          <w:rPrChange w:id="465" w:author="ASUS" w:date="2022-01-09T23:32:00Z">
            <w:rPr>
              <w:rFonts w:hint="eastAsia"/>
              <w:sz w:val="28"/>
              <w:szCs w:val="28"/>
            </w:rPr>
          </w:rPrChange>
        </w:rPr>
        <w:t>人参配点苏叶解表</w:t>
      </w:r>
      <w:del w:id="466" w:author="KOU IVY" w:date="2022-01-07T20:57:00Z">
        <w:r>
          <w:rPr>
            <w:rFonts w:ascii="仿宋" w:eastAsia="仿宋" w:hAnsi="仿宋" w:cs="仿宋" w:hint="eastAsia"/>
            <w:sz w:val="32"/>
            <w:szCs w:val="32"/>
            <w:rPrChange w:id="46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）</w:delText>
        </w:r>
      </w:del>
      <w:ins w:id="468" w:author="KOU IVY" w:date="2022-01-07T20:57:00Z">
        <w:r>
          <w:rPr>
            <w:rFonts w:ascii="仿宋" w:eastAsia="仿宋" w:hAnsi="仿宋" w:cs="仿宋" w:hint="eastAsia"/>
            <w:sz w:val="32"/>
            <w:szCs w:val="32"/>
            <w:rPrChange w:id="469" w:author="ASUS" w:date="2022-01-09T23:32:00Z">
              <w:rPr>
                <w:rFonts w:hint="eastAsia"/>
                <w:sz w:val="28"/>
                <w:szCs w:val="28"/>
              </w:rPr>
            </w:rPrChange>
          </w:rPr>
          <w:t>。中医</w:t>
        </w:r>
      </w:ins>
      <w:del w:id="470" w:author="KOU IVY" w:date="2022-01-07T20:57:00Z">
        <w:r>
          <w:rPr>
            <w:rFonts w:ascii="仿宋" w:eastAsia="仿宋" w:hAnsi="仿宋" w:cs="仿宋" w:hint="eastAsia"/>
            <w:sz w:val="32"/>
            <w:szCs w:val="32"/>
            <w:rPrChange w:id="47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你</w:delText>
        </w:r>
      </w:del>
      <w:r>
        <w:rPr>
          <w:rFonts w:ascii="仿宋" w:eastAsia="仿宋" w:hAnsi="仿宋" w:cs="仿宋" w:hint="eastAsia"/>
          <w:sz w:val="32"/>
          <w:szCs w:val="32"/>
          <w:rPrChange w:id="472" w:author="ASUS" w:date="2022-01-09T23:32:00Z">
            <w:rPr>
              <w:rFonts w:hint="eastAsia"/>
              <w:sz w:val="28"/>
              <w:szCs w:val="28"/>
            </w:rPr>
          </w:rPrChange>
        </w:rPr>
        <w:t>按这种办法</w:t>
      </w:r>
      <w:del w:id="473" w:author="KOU IVY" w:date="2022-01-07T20:57:00Z">
        <w:r>
          <w:rPr>
            <w:rFonts w:ascii="仿宋" w:eastAsia="仿宋" w:hAnsi="仿宋" w:cs="仿宋" w:hint="eastAsia"/>
            <w:sz w:val="32"/>
            <w:szCs w:val="32"/>
            <w:rPrChange w:id="47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治病</w:delText>
        </w:r>
      </w:del>
      <w:r>
        <w:rPr>
          <w:rFonts w:ascii="仿宋" w:eastAsia="仿宋" w:hAnsi="仿宋" w:cs="仿宋" w:hint="eastAsia"/>
          <w:sz w:val="32"/>
          <w:szCs w:val="32"/>
          <w:rPrChange w:id="475" w:author="ASUS" w:date="2022-01-09T23:32:00Z">
            <w:rPr>
              <w:rFonts w:hint="eastAsia"/>
              <w:sz w:val="28"/>
              <w:szCs w:val="28"/>
            </w:rPr>
          </w:rPrChange>
        </w:rPr>
        <w:t>是治不好</w:t>
      </w:r>
      <w:ins w:id="476" w:author="KOU IVY" w:date="2022-01-07T20:57:00Z">
        <w:r>
          <w:rPr>
            <w:rFonts w:ascii="仿宋" w:eastAsia="仿宋" w:hAnsi="仿宋" w:cs="仿宋" w:hint="eastAsia"/>
            <w:sz w:val="32"/>
            <w:szCs w:val="32"/>
            <w:rPrChange w:id="477" w:author="ASUS" w:date="2022-01-09T23:32:00Z">
              <w:rPr>
                <w:rFonts w:hint="eastAsia"/>
                <w:sz w:val="28"/>
                <w:szCs w:val="28"/>
              </w:rPr>
            </w:rPrChange>
          </w:rPr>
          <w:t>病</w:t>
        </w:r>
      </w:ins>
      <w:r>
        <w:rPr>
          <w:rFonts w:ascii="仿宋" w:eastAsia="仿宋" w:hAnsi="仿宋" w:cs="仿宋" w:hint="eastAsia"/>
          <w:sz w:val="32"/>
          <w:szCs w:val="32"/>
          <w:rPrChange w:id="478" w:author="ASUS" w:date="2022-01-09T23:32:00Z">
            <w:rPr>
              <w:rFonts w:hint="eastAsia"/>
              <w:sz w:val="28"/>
              <w:szCs w:val="28"/>
            </w:rPr>
          </w:rPrChange>
        </w:rPr>
        <w:t>的。</w:t>
      </w:r>
    </w:p>
    <w:p w:rsidR="006B1471" w:rsidRPr="006B1471" w:rsidRDefault="00470CBE">
      <w:pPr>
        <w:ind w:firstLineChars="200" w:firstLine="640"/>
        <w:rPr>
          <w:rFonts w:ascii="仿宋" w:eastAsia="仿宋" w:hAnsi="仿宋" w:cs="仿宋"/>
          <w:sz w:val="32"/>
          <w:szCs w:val="32"/>
          <w:rPrChange w:id="479" w:author="ASUS" w:date="2022-01-09T23:32:00Z">
            <w:rPr>
              <w:sz w:val="28"/>
              <w:szCs w:val="28"/>
            </w:rPr>
          </w:rPrChange>
        </w:rPr>
      </w:pPr>
      <w:r>
        <w:rPr>
          <w:rFonts w:ascii="仿宋" w:eastAsia="仿宋" w:hAnsi="仿宋" w:cs="仿宋" w:hint="eastAsia"/>
          <w:sz w:val="32"/>
          <w:szCs w:val="32"/>
          <w:rPrChange w:id="480" w:author="ASUS" w:date="2022-01-09T23:32:00Z">
            <w:rPr>
              <w:rFonts w:hint="eastAsia"/>
              <w:sz w:val="28"/>
              <w:szCs w:val="28"/>
            </w:rPr>
          </w:rPrChange>
        </w:rPr>
        <w:t>湿是水液运行缓慢的状态，那痰呢？什么时候痰才</w:t>
      </w:r>
      <w:ins w:id="481" w:author="KOU IVY" w:date="2022-01-07T20:59:00Z">
        <w:r>
          <w:rPr>
            <w:rFonts w:ascii="仿宋" w:eastAsia="仿宋" w:hAnsi="仿宋" w:cs="仿宋" w:hint="eastAsia"/>
            <w:sz w:val="32"/>
            <w:szCs w:val="32"/>
            <w:rPrChange w:id="482" w:author="ASUS" w:date="2022-01-09T23:32:00Z">
              <w:rPr>
                <w:rFonts w:hint="eastAsia"/>
                <w:sz w:val="28"/>
                <w:szCs w:val="28"/>
              </w:rPr>
            </w:rPrChange>
          </w:rPr>
          <w:t>能</w:t>
        </w:r>
      </w:ins>
      <w:r>
        <w:rPr>
          <w:rFonts w:ascii="仿宋" w:eastAsia="仿宋" w:hAnsi="仿宋" w:cs="仿宋" w:hint="eastAsia"/>
          <w:sz w:val="32"/>
          <w:szCs w:val="32"/>
          <w:rPrChange w:id="483" w:author="ASUS" w:date="2022-01-09T23:32:00Z">
            <w:rPr>
              <w:rFonts w:hint="eastAsia"/>
              <w:sz w:val="28"/>
              <w:szCs w:val="28"/>
            </w:rPr>
          </w:rPrChange>
        </w:rPr>
        <w:t>出</w:t>
      </w:r>
      <w:del w:id="484" w:author="KOU IVY" w:date="2022-01-07T20:59:00Z">
        <w:r>
          <w:rPr>
            <w:rFonts w:ascii="仿宋" w:eastAsia="仿宋" w:hAnsi="仿宋" w:cs="仿宋" w:hint="eastAsia"/>
            <w:sz w:val="32"/>
            <w:szCs w:val="32"/>
            <w:rPrChange w:id="48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得</w:delText>
        </w:r>
      </w:del>
      <w:r>
        <w:rPr>
          <w:rFonts w:ascii="仿宋" w:eastAsia="仿宋" w:hAnsi="仿宋" w:cs="仿宋" w:hint="eastAsia"/>
          <w:sz w:val="32"/>
          <w:szCs w:val="32"/>
          <w:rPrChange w:id="486" w:author="ASUS" w:date="2022-01-09T23:32:00Z">
            <w:rPr>
              <w:rFonts w:hint="eastAsia"/>
              <w:sz w:val="28"/>
              <w:szCs w:val="28"/>
            </w:rPr>
          </w:rPrChange>
        </w:rPr>
        <w:t>来？要形成痰，需要有两个条件</w:t>
      </w:r>
      <w:del w:id="487" w:author="KOU IVY" w:date="2022-01-07T20:59:00Z">
        <w:r>
          <w:rPr>
            <w:rFonts w:ascii="仿宋" w:eastAsia="仿宋" w:hAnsi="仿宋" w:cs="仿宋" w:hint="eastAsia"/>
            <w:sz w:val="32"/>
            <w:szCs w:val="32"/>
            <w:rPrChange w:id="48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；</w:delText>
        </w:r>
      </w:del>
      <w:ins w:id="489" w:author="KOU IVY" w:date="2022-01-07T20:59:00Z">
        <w:r>
          <w:rPr>
            <w:rFonts w:ascii="仿宋" w:eastAsia="仿宋" w:hAnsi="仿宋" w:cs="仿宋" w:hint="eastAsia"/>
            <w:sz w:val="32"/>
            <w:szCs w:val="32"/>
            <w:rPrChange w:id="490" w:author="ASUS" w:date="2022-01-09T23:32:00Z">
              <w:rPr>
                <w:rFonts w:hint="eastAsia"/>
                <w:sz w:val="28"/>
                <w:szCs w:val="28"/>
              </w:rPr>
            </w:rPrChange>
          </w:rPr>
          <w:t>：</w:t>
        </w:r>
      </w:ins>
      <w:r>
        <w:rPr>
          <w:rFonts w:ascii="仿宋" w:eastAsia="仿宋" w:hAnsi="仿宋" w:cs="仿宋" w:hint="eastAsia"/>
          <w:sz w:val="32"/>
          <w:szCs w:val="32"/>
          <w:rPrChange w:id="491" w:author="ASUS" w:date="2022-01-09T23:32:00Z">
            <w:rPr>
              <w:rFonts w:hint="eastAsia"/>
              <w:sz w:val="28"/>
              <w:szCs w:val="28"/>
            </w:rPr>
          </w:rPrChange>
        </w:rPr>
        <w:t>1.</w:t>
      </w:r>
      <w:r>
        <w:rPr>
          <w:rFonts w:ascii="仿宋" w:eastAsia="仿宋" w:hAnsi="仿宋" w:cs="仿宋" w:hint="eastAsia"/>
          <w:sz w:val="32"/>
          <w:szCs w:val="32"/>
          <w:rPrChange w:id="492" w:author="ASUS" w:date="2022-01-09T23:32:00Z">
            <w:rPr>
              <w:rFonts w:hint="eastAsia"/>
              <w:sz w:val="28"/>
              <w:szCs w:val="28"/>
            </w:rPr>
          </w:rPrChange>
        </w:rPr>
        <w:t>真阴不太亏，</w:t>
      </w:r>
      <w:del w:id="493" w:author="KOU IVY" w:date="2022-01-07T21:18:00Z">
        <w:r>
          <w:rPr>
            <w:rFonts w:ascii="仿宋" w:eastAsia="仿宋" w:hAnsi="仿宋" w:cs="仿宋" w:hint="eastAsia"/>
            <w:sz w:val="32"/>
            <w:szCs w:val="32"/>
            <w:rPrChange w:id="49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有</w:delText>
        </w:r>
      </w:del>
      <w:r>
        <w:rPr>
          <w:rFonts w:ascii="仿宋" w:eastAsia="仿宋" w:hAnsi="仿宋" w:cs="仿宋" w:hint="eastAsia"/>
          <w:sz w:val="32"/>
          <w:szCs w:val="32"/>
          <w:rPrChange w:id="495" w:author="ASUS" w:date="2022-01-09T23:32:00Z">
            <w:rPr>
              <w:rFonts w:hint="eastAsia"/>
              <w:sz w:val="28"/>
              <w:szCs w:val="28"/>
            </w:rPr>
          </w:rPrChange>
        </w:rPr>
        <w:t>液</w:t>
      </w:r>
      <w:ins w:id="496" w:author="KOU IVY" w:date="2022-01-07T21:18:00Z">
        <w:r>
          <w:rPr>
            <w:rFonts w:ascii="仿宋" w:eastAsia="仿宋" w:hAnsi="仿宋" w:cs="仿宋" w:hint="eastAsia"/>
            <w:sz w:val="32"/>
            <w:szCs w:val="32"/>
            <w:rPrChange w:id="497" w:author="ASUS" w:date="2022-01-09T23:32:00Z">
              <w:rPr>
                <w:rFonts w:hint="eastAsia"/>
                <w:sz w:val="28"/>
                <w:szCs w:val="28"/>
              </w:rPr>
            </w:rPrChange>
          </w:rPr>
          <w:t>又充足</w:t>
        </w:r>
      </w:ins>
      <w:del w:id="498" w:author="KOU IVY" w:date="2022-01-07T21:18:00Z">
        <w:r>
          <w:rPr>
            <w:rFonts w:ascii="仿宋" w:eastAsia="仿宋" w:hAnsi="仿宋" w:cs="仿宋" w:hint="eastAsia"/>
            <w:sz w:val="32"/>
            <w:szCs w:val="32"/>
            <w:rPrChange w:id="49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满</w:delText>
        </w:r>
      </w:del>
      <w:r>
        <w:rPr>
          <w:rFonts w:ascii="仿宋" w:eastAsia="仿宋" w:hAnsi="仿宋" w:cs="仿宋" w:hint="eastAsia"/>
          <w:sz w:val="32"/>
          <w:szCs w:val="32"/>
          <w:rPrChange w:id="500" w:author="ASUS" w:date="2022-01-09T23:32:00Z">
            <w:rPr>
              <w:rFonts w:hint="eastAsia"/>
              <w:sz w:val="28"/>
              <w:szCs w:val="28"/>
            </w:rPr>
          </w:rPrChange>
        </w:rPr>
        <w:t>，所以炼液成痰，这个“液”是一种病理状态。</w:t>
      </w:r>
      <w:ins w:id="501" w:author="KOU IVY" w:date="2022-01-07T21:21:00Z">
        <w:r>
          <w:rPr>
            <w:rFonts w:ascii="仿宋" w:eastAsia="仿宋" w:hAnsi="仿宋" w:cs="仿宋" w:hint="eastAsia"/>
            <w:sz w:val="32"/>
            <w:szCs w:val="32"/>
            <w:rPrChange w:id="502" w:author="ASUS" w:date="2022-01-09T23:32:00Z">
              <w:rPr>
                <w:rFonts w:hint="eastAsia"/>
                <w:sz w:val="28"/>
                <w:szCs w:val="28"/>
              </w:rPr>
            </w:rPrChange>
          </w:rPr>
          <w:t>通常认为</w:t>
        </w:r>
      </w:ins>
      <w:del w:id="503" w:author="KOU IVY" w:date="2022-01-07T21:21:00Z">
        <w:r>
          <w:rPr>
            <w:rFonts w:ascii="仿宋" w:eastAsia="仿宋" w:hAnsi="仿宋" w:cs="仿宋" w:hint="eastAsia"/>
            <w:sz w:val="32"/>
            <w:szCs w:val="32"/>
            <w:rPrChange w:id="50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你们不是说</w:delText>
        </w:r>
      </w:del>
      <w:r>
        <w:rPr>
          <w:rFonts w:ascii="仿宋" w:eastAsia="仿宋" w:hAnsi="仿宋" w:cs="仿宋" w:hint="eastAsia"/>
          <w:sz w:val="32"/>
          <w:szCs w:val="32"/>
          <w:rPrChange w:id="505" w:author="ASUS" w:date="2022-01-09T23:32:00Z">
            <w:rPr>
              <w:rFonts w:hint="eastAsia"/>
              <w:sz w:val="28"/>
              <w:szCs w:val="28"/>
            </w:rPr>
          </w:rPrChange>
        </w:rPr>
        <w:t>津液流动缓慢，</w:t>
      </w:r>
      <w:ins w:id="506" w:author="KOU IVY" w:date="2022-01-07T21:23:00Z">
        <w:r>
          <w:rPr>
            <w:rFonts w:ascii="仿宋" w:eastAsia="仿宋" w:hAnsi="仿宋" w:cs="仿宋" w:hint="eastAsia"/>
            <w:sz w:val="32"/>
            <w:szCs w:val="32"/>
            <w:rPrChange w:id="507" w:author="ASUS" w:date="2022-01-09T23:32:00Z">
              <w:rPr>
                <w:rFonts w:hint="eastAsia"/>
                <w:sz w:val="28"/>
                <w:szCs w:val="28"/>
              </w:rPr>
            </w:rPrChange>
          </w:rPr>
          <w:lastRenderedPageBreak/>
          <w:t>而</w:t>
        </w:r>
      </w:ins>
      <w:r>
        <w:rPr>
          <w:rFonts w:ascii="仿宋" w:eastAsia="仿宋" w:hAnsi="仿宋" w:cs="仿宋" w:hint="eastAsia"/>
          <w:sz w:val="32"/>
          <w:szCs w:val="32"/>
          <w:rPrChange w:id="508" w:author="ASUS" w:date="2022-01-09T23:32:00Z">
            <w:rPr>
              <w:rFonts w:hint="eastAsia"/>
              <w:sz w:val="28"/>
              <w:szCs w:val="28"/>
            </w:rPr>
          </w:rPrChange>
        </w:rPr>
        <w:t>这个水液和中医稠厚的东西有所区别，实际上这个炼液成痰的液更多是津，中医</w:t>
      </w:r>
      <w:ins w:id="509" w:author="KOU IVY" w:date="2022-01-07T21:28:00Z">
        <w:r>
          <w:rPr>
            <w:rFonts w:ascii="仿宋" w:eastAsia="仿宋" w:hAnsi="仿宋" w:cs="仿宋" w:hint="eastAsia"/>
            <w:sz w:val="32"/>
            <w:szCs w:val="32"/>
            <w:rPrChange w:id="510" w:author="ASUS" w:date="2022-01-09T23:32:00Z">
              <w:rPr>
                <w:rFonts w:hint="eastAsia"/>
                <w:sz w:val="28"/>
                <w:szCs w:val="28"/>
              </w:rPr>
            </w:rPrChange>
          </w:rPr>
          <w:t>里</w:t>
        </w:r>
      </w:ins>
      <w:r>
        <w:rPr>
          <w:rFonts w:ascii="仿宋" w:eastAsia="仿宋" w:hAnsi="仿宋" w:cs="仿宋" w:hint="eastAsia"/>
          <w:sz w:val="32"/>
          <w:szCs w:val="32"/>
          <w:rPrChange w:id="511" w:author="ASUS" w:date="2022-01-09T23:32:00Z">
            <w:rPr>
              <w:rFonts w:hint="eastAsia"/>
              <w:sz w:val="28"/>
              <w:szCs w:val="28"/>
            </w:rPr>
          </w:rPrChange>
        </w:rPr>
        <w:t>为什么津液并行</w:t>
      </w:r>
      <w:del w:id="512" w:author="KOU IVY" w:date="2022-01-07T21:28:00Z">
        <w:r>
          <w:rPr>
            <w:rFonts w:ascii="仿宋" w:eastAsia="仿宋" w:hAnsi="仿宋" w:cs="仿宋" w:hint="eastAsia"/>
            <w:sz w:val="32"/>
            <w:szCs w:val="32"/>
            <w:rPrChange w:id="51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。</w:delText>
        </w:r>
      </w:del>
      <w:ins w:id="514" w:author="KOU IVY" w:date="2022-01-07T21:28:00Z">
        <w:r>
          <w:rPr>
            <w:rFonts w:ascii="仿宋" w:eastAsia="仿宋" w:hAnsi="仿宋" w:cs="仿宋" w:hint="eastAsia"/>
            <w:sz w:val="32"/>
            <w:szCs w:val="32"/>
            <w:rPrChange w:id="515" w:author="ASUS" w:date="2022-01-09T23:32:00Z">
              <w:rPr>
                <w:rFonts w:hint="eastAsia"/>
                <w:sz w:val="28"/>
                <w:szCs w:val="28"/>
              </w:rPr>
            </w:rPrChange>
          </w:rPr>
          <w:t>？</w:t>
        </w:r>
      </w:ins>
      <w:r>
        <w:rPr>
          <w:rFonts w:ascii="仿宋" w:eastAsia="仿宋" w:hAnsi="仿宋" w:cs="仿宋" w:hint="eastAsia"/>
          <w:sz w:val="32"/>
          <w:szCs w:val="32"/>
          <w:rPrChange w:id="516" w:author="ASUS" w:date="2022-01-09T23:32:00Z">
            <w:rPr>
              <w:rFonts w:hint="eastAsia"/>
              <w:sz w:val="28"/>
              <w:szCs w:val="28"/>
            </w:rPr>
          </w:rPrChange>
        </w:rPr>
        <w:t>有些地方</w:t>
      </w:r>
      <w:del w:id="517" w:author="KOU IVY" w:date="2022-01-07T21:28:00Z">
        <w:r>
          <w:rPr>
            <w:rFonts w:ascii="仿宋" w:eastAsia="仿宋" w:hAnsi="仿宋" w:cs="仿宋" w:hint="eastAsia"/>
            <w:sz w:val="32"/>
            <w:szCs w:val="32"/>
            <w:rPrChange w:id="51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这个</w:delText>
        </w:r>
      </w:del>
      <w:r>
        <w:rPr>
          <w:rFonts w:ascii="仿宋" w:eastAsia="仿宋" w:hAnsi="仿宋" w:cs="仿宋" w:hint="eastAsia"/>
          <w:sz w:val="32"/>
          <w:szCs w:val="32"/>
          <w:rPrChange w:id="519" w:author="ASUS" w:date="2022-01-09T23:32:00Z">
            <w:rPr>
              <w:rFonts w:hint="eastAsia"/>
              <w:sz w:val="28"/>
              <w:szCs w:val="28"/>
            </w:rPr>
          </w:rPrChange>
        </w:rPr>
        <w:t>液流动很缓</w:t>
      </w:r>
      <w:del w:id="520" w:author="KOU IVY" w:date="2022-01-07T21:28:00Z">
        <w:r>
          <w:rPr>
            <w:rFonts w:ascii="仿宋" w:eastAsia="仿宋" w:hAnsi="仿宋" w:cs="仿宋" w:hint="eastAsia"/>
            <w:sz w:val="32"/>
            <w:szCs w:val="32"/>
            <w:rPrChange w:id="52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（</w:delText>
        </w:r>
      </w:del>
      <w:ins w:id="522" w:author="KOU IVY" w:date="2022-01-07T21:28:00Z">
        <w:r>
          <w:rPr>
            <w:rFonts w:ascii="仿宋" w:eastAsia="仿宋" w:hAnsi="仿宋" w:cs="仿宋" w:hint="eastAsia"/>
            <w:sz w:val="32"/>
            <w:szCs w:val="32"/>
            <w:rPrChange w:id="523" w:author="ASUS" w:date="2022-01-09T23:32:00Z">
              <w:rPr>
                <w:rFonts w:hint="eastAsia"/>
                <w:sz w:val="28"/>
                <w:szCs w:val="28"/>
              </w:rPr>
            </w:rPrChange>
          </w:rPr>
          <w:t>，</w:t>
        </w:r>
      </w:ins>
      <w:del w:id="524" w:author="KOU IVY" w:date="2022-01-07T21:29:00Z">
        <w:r>
          <w:rPr>
            <w:rFonts w:ascii="仿宋" w:eastAsia="仿宋" w:hAnsi="仿宋" w:cs="仿宋" w:hint="eastAsia"/>
            <w:sz w:val="32"/>
            <w:szCs w:val="32"/>
            <w:rPrChange w:id="52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比</w:delText>
        </w:r>
      </w:del>
      <w:r>
        <w:rPr>
          <w:rFonts w:ascii="仿宋" w:eastAsia="仿宋" w:hAnsi="仿宋" w:cs="仿宋" w:hint="eastAsia"/>
          <w:sz w:val="32"/>
          <w:szCs w:val="32"/>
          <w:rPrChange w:id="526" w:author="ASUS" w:date="2022-01-09T23:32:00Z">
            <w:rPr>
              <w:rFonts w:hint="eastAsia"/>
              <w:sz w:val="28"/>
              <w:szCs w:val="28"/>
            </w:rPr>
          </w:rPrChange>
        </w:rPr>
        <w:t>如</w:t>
      </w:r>
      <w:del w:id="527" w:author="KOU IVY" w:date="2022-01-07T21:29:00Z">
        <w:r>
          <w:rPr>
            <w:rFonts w:ascii="仿宋" w:eastAsia="仿宋" w:hAnsi="仿宋" w:cs="仿宋" w:hint="eastAsia"/>
            <w:sz w:val="32"/>
            <w:szCs w:val="32"/>
            <w:rPrChange w:id="52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：</w:delText>
        </w:r>
      </w:del>
      <w:r>
        <w:rPr>
          <w:rFonts w:ascii="仿宋" w:eastAsia="仿宋" w:hAnsi="仿宋" w:cs="仿宋" w:hint="eastAsia"/>
          <w:sz w:val="32"/>
          <w:szCs w:val="32"/>
          <w:rPrChange w:id="529" w:author="ASUS" w:date="2022-01-09T23:32:00Z">
            <w:rPr>
              <w:rFonts w:hint="eastAsia"/>
              <w:sz w:val="28"/>
              <w:szCs w:val="28"/>
            </w:rPr>
          </w:rPrChange>
        </w:rPr>
        <w:t>骨髓</w:t>
      </w:r>
      <w:ins w:id="530" w:author="KOU IVY" w:date="2022-01-07T21:30:00Z">
        <w:r>
          <w:rPr>
            <w:rFonts w:ascii="仿宋" w:eastAsia="仿宋" w:hAnsi="仿宋" w:cs="仿宋" w:hint="eastAsia"/>
            <w:sz w:val="32"/>
            <w:szCs w:val="32"/>
            <w:rPrChange w:id="531" w:author="ASUS" w:date="2022-01-09T23:32:00Z">
              <w:rPr>
                <w:rFonts w:hint="eastAsia"/>
                <w:sz w:val="28"/>
                <w:szCs w:val="28"/>
              </w:rPr>
            </w:rPrChange>
          </w:rPr>
          <w:t>、</w:t>
        </w:r>
      </w:ins>
      <w:r>
        <w:rPr>
          <w:rFonts w:ascii="仿宋" w:eastAsia="仿宋" w:hAnsi="仿宋" w:cs="仿宋" w:hint="eastAsia"/>
          <w:sz w:val="32"/>
          <w:szCs w:val="32"/>
          <w:rPrChange w:id="532" w:author="ASUS" w:date="2022-01-09T23:32:00Z">
            <w:rPr>
              <w:rFonts w:hint="eastAsia"/>
              <w:sz w:val="28"/>
              <w:szCs w:val="28"/>
            </w:rPr>
          </w:rPrChange>
        </w:rPr>
        <w:t>脑髓</w:t>
      </w:r>
      <w:del w:id="533" w:author="KOU IVY" w:date="2022-01-07T21:30:00Z">
        <w:r>
          <w:rPr>
            <w:rFonts w:ascii="仿宋" w:eastAsia="仿宋" w:hAnsi="仿宋" w:cs="仿宋" w:hint="eastAsia"/>
            <w:sz w:val="32"/>
            <w:szCs w:val="32"/>
            <w:rPrChange w:id="53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，包括</w:delText>
        </w:r>
      </w:del>
      <w:ins w:id="535" w:author="KOU IVY" w:date="2022-01-07T21:30:00Z">
        <w:r>
          <w:rPr>
            <w:rFonts w:ascii="仿宋" w:eastAsia="仿宋" w:hAnsi="仿宋" w:cs="仿宋" w:hint="eastAsia"/>
            <w:sz w:val="32"/>
            <w:szCs w:val="32"/>
            <w:rPrChange w:id="536" w:author="ASUS" w:date="2022-01-09T23:32:00Z">
              <w:rPr>
                <w:rFonts w:hint="eastAsia"/>
                <w:sz w:val="28"/>
                <w:szCs w:val="28"/>
              </w:rPr>
            </w:rPrChange>
          </w:rPr>
          <w:t>、</w:t>
        </w:r>
      </w:ins>
      <w:del w:id="537" w:author="KOU IVY" w:date="2022-01-07T21:30:00Z">
        <w:r>
          <w:rPr>
            <w:rFonts w:ascii="仿宋" w:eastAsia="仿宋" w:hAnsi="仿宋" w:cs="仿宋" w:hint="eastAsia"/>
            <w:sz w:val="32"/>
            <w:szCs w:val="32"/>
            <w:rPrChange w:id="53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女人</w:delText>
        </w:r>
      </w:del>
      <w:r>
        <w:rPr>
          <w:rFonts w:ascii="仿宋" w:eastAsia="仿宋" w:hAnsi="仿宋" w:cs="仿宋" w:hint="eastAsia"/>
          <w:sz w:val="32"/>
          <w:szCs w:val="32"/>
          <w:rPrChange w:id="539" w:author="ASUS" w:date="2022-01-09T23:32:00Z">
            <w:rPr>
              <w:rFonts w:hint="eastAsia"/>
              <w:sz w:val="28"/>
              <w:szCs w:val="28"/>
            </w:rPr>
          </w:rPrChange>
        </w:rPr>
        <w:t>白带</w:t>
      </w:r>
      <w:del w:id="540" w:author="KOU IVY" w:date="2022-01-07T21:30:00Z">
        <w:r>
          <w:rPr>
            <w:rFonts w:ascii="仿宋" w:eastAsia="仿宋" w:hAnsi="仿宋" w:cs="仿宋" w:hint="eastAsia"/>
            <w:sz w:val="32"/>
            <w:szCs w:val="32"/>
            <w:rPrChange w:id="54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滋养物）</w:delText>
        </w:r>
      </w:del>
      <w:ins w:id="542" w:author="KOU IVY" w:date="2022-01-07T21:30:00Z">
        <w:r>
          <w:rPr>
            <w:rFonts w:ascii="仿宋" w:eastAsia="仿宋" w:hAnsi="仿宋" w:cs="仿宋" w:hint="eastAsia"/>
            <w:sz w:val="32"/>
            <w:szCs w:val="32"/>
            <w:rPrChange w:id="543" w:author="ASUS" w:date="2022-01-09T23:32:00Z">
              <w:rPr>
                <w:rFonts w:hint="eastAsia"/>
                <w:sz w:val="28"/>
                <w:szCs w:val="28"/>
              </w:rPr>
            </w:rPrChange>
          </w:rPr>
          <w:t>等</w:t>
        </w:r>
      </w:ins>
      <w:ins w:id="544" w:author="KOU IVY" w:date="2022-01-07T21:31:00Z">
        <w:r>
          <w:rPr>
            <w:rFonts w:ascii="仿宋" w:eastAsia="仿宋" w:hAnsi="仿宋" w:cs="仿宋" w:hint="eastAsia"/>
            <w:sz w:val="32"/>
            <w:szCs w:val="32"/>
            <w:rPrChange w:id="545" w:author="ASUS" w:date="2022-01-09T23:32:00Z">
              <w:rPr>
                <w:rFonts w:hint="eastAsia"/>
                <w:sz w:val="28"/>
                <w:szCs w:val="28"/>
              </w:rPr>
            </w:rPrChange>
          </w:rPr>
          <w:t>滋养物</w:t>
        </w:r>
      </w:ins>
      <w:r>
        <w:rPr>
          <w:rFonts w:ascii="仿宋" w:eastAsia="仿宋" w:hAnsi="仿宋" w:cs="仿宋" w:hint="eastAsia"/>
          <w:sz w:val="32"/>
          <w:szCs w:val="32"/>
          <w:rPrChange w:id="546" w:author="ASUS" w:date="2022-01-09T23:32:00Z">
            <w:rPr>
              <w:rFonts w:hint="eastAsia"/>
              <w:sz w:val="28"/>
              <w:szCs w:val="28"/>
            </w:rPr>
          </w:rPrChange>
        </w:rPr>
        <w:t>都属液的范畴，它基本上不流动，</w:t>
      </w:r>
      <w:del w:id="547" w:author="KOU IVY" w:date="2022-01-07T21:35:00Z">
        <w:r>
          <w:rPr>
            <w:rFonts w:ascii="仿宋" w:eastAsia="仿宋" w:hAnsi="仿宋" w:cs="仿宋" w:hint="eastAsia"/>
            <w:sz w:val="32"/>
            <w:szCs w:val="32"/>
            <w:rPrChange w:id="54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实际上</w:delText>
        </w:r>
      </w:del>
      <w:r>
        <w:rPr>
          <w:rFonts w:ascii="仿宋" w:eastAsia="仿宋" w:hAnsi="仿宋" w:cs="仿宋" w:hint="eastAsia"/>
          <w:sz w:val="32"/>
          <w:szCs w:val="32"/>
          <w:rPrChange w:id="549" w:author="ASUS" w:date="2022-01-09T23:32:00Z">
            <w:rPr>
              <w:rFonts w:hint="eastAsia"/>
              <w:sz w:val="28"/>
              <w:szCs w:val="28"/>
            </w:rPr>
          </w:rPrChange>
        </w:rPr>
        <w:t>流动的是津，所以你们说的炼液成痰是炼津成痰。</w:t>
      </w:r>
      <w:r>
        <w:rPr>
          <w:rFonts w:ascii="仿宋" w:eastAsia="仿宋" w:hAnsi="仿宋" w:cs="仿宋" w:hint="eastAsia"/>
          <w:sz w:val="32"/>
          <w:szCs w:val="32"/>
          <w:rPrChange w:id="550" w:author="ASUS" w:date="2022-01-09T23:32:00Z">
            <w:rPr>
              <w:rFonts w:hint="eastAsia"/>
              <w:sz w:val="28"/>
              <w:szCs w:val="28"/>
            </w:rPr>
          </w:rPrChange>
        </w:rPr>
        <w:t>2.</w:t>
      </w:r>
      <w:r>
        <w:rPr>
          <w:rFonts w:ascii="仿宋" w:eastAsia="仿宋" w:hAnsi="仿宋" w:cs="仿宋" w:hint="eastAsia"/>
          <w:sz w:val="32"/>
          <w:szCs w:val="32"/>
          <w:rPrChange w:id="551" w:author="ASUS" w:date="2022-01-09T23:32:00Z">
            <w:rPr>
              <w:rFonts w:hint="eastAsia"/>
              <w:sz w:val="28"/>
              <w:szCs w:val="28"/>
            </w:rPr>
          </w:rPrChange>
        </w:rPr>
        <w:t>元气也不太亏，</w:t>
      </w:r>
      <w:del w:id="552" w:author="KOU IVY" w:date="2022-01-07T21:36:00Z">
        <w:r>
          <w:rPr>
            <w:rFonts w:ascii="仿宋" w:eastAsia="仿宋" w:hAnsi="仿宋" w:cs="仿宋" w:hint="eastAsia"/>
            <w:sz w:val="32"/>
            <w:szCs w:val="32"/>
            <w:rPrChange w:id="55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说白</w:delText>
        </w:r>
      </w:del>
      <w:r>
        <w:rPr>
          <w:rFonts w:ascii="仿宋" w:eastAsia="仿宋" w:hAnsi="仿宋" w:cs="仿宋" w:hint="eastAsia"/>
          <w:sz w:val="32"/>
          <w:szCs w:val="32"/>
          <w:rPrChange w:id="554" w:author="ASUS" w:date="2022-01-09T23:32:00Z">
            <w:rPr>
              <w:rFonts w:hint="eastAsia"/>
              <w:sz w:val="28"/>
              <w:szCs w:val="28"/>
            </w:rPr>
          </w:rPrChange>
        </w:rPr>
        <w:t>就是真阴</w:t>
      </w:r>
      <w:del w:id="555" w:author="KOU IVY" w:date="2022-01-07T21:35:00Z">
        <w:r>
          <w:rPr>
            <w:rFonts w:ascii="仿宋" w:eastAsia="仿宋" w:hAnsi="仿宋" w:cs="仿宋" w:hint="eastAsia"/>
            <w:sz w:val="32"/>
            <w:szCs w:val="32"/>
            <w:rPrChange w:id="55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557" w:author="KOU IVY" w:date="2022-01-07T21:35:00Z">
        <w:r>
          <w:rPr>
            <w:rFonts w:ascii="仿宋" w:eastAsia="仿宋" w:hAnsi="仿宋" w:cs="仿宋" w:hint="eastAsia"/>
            <w:sz w:val="32"/>
            <w:szCs w:val="32"/>
            <w:rPrChange w:id="558" w:author="ASUS" w:date="2022-01-09T23:32:00Z">
              <w:rPr>
                <w:rFonts w:hint="eastAsia"/>
                <w:sz w:val="28"/>
                <w:szCs w:val="28"/>
              </w:rPr>
            </w:rPrChange>
          </w:rPr>
          <w:t>和</w:t>
        </w:r>
      </w:ins>
      <w:r>
        <w:rPr>
          <w:rFonts w:ascii="仿宋" w:eastAsia="仿宋" w:hAnsi="仿宋" w:cs="仿宋" w:hint="eastAsia"/>
          <w:sz w:val="32"/>
          <w:szCs w:val="32"/>
          <w:rPrChange w:id="559" w:author="ASUS" w:date="2022-01-09T23:32:00Z">
            <w:rPr>
              <w:rFonts w:hint="eastAsia"/>
              <w:sz w:val="28"/>
              <w:szCs w:val="28"/>
            </w:rPr>
          </w:rPrChange>
        </w:rPr>
        <w:t>真阳都不太亏损的情况下才能出痰来。</w:t>
      </w:r>
      <w:ins w:id="560" w:author="KOU IVY" w:date="2022-01-07T21:36:00Z">
        <w:r>
          <w:rPr>
            <w:rFonts w:ascii="仿宋" w:eastAsia="仿宋" w:hAnsi="仿宋" w:cs="仿宋" w:hint="eastAsia"/>
            <w:sz w:val="32"/>
            <w:szCs w:val="32"/>
            <w:rPrChange w:id="561" w:author="ASUS" w:date="2022-01-09T23:32:00Z">
              <w:rPr>
                <w:rFonts w:hint="eastAsia"/>
                <w:sz w:val="28"/>
                <w:szCs w:val="28"/>
              </w:rPr>
            </w:rPrChange>
          </w:rPr>
          <w:t>若</w:t>
        </w:r>
      </w:ins>
      <w:r>
        <w:rPr>
          <w:rFonts w:ascii="仿宋" w:eastAsia="仿宋" w:hAnsi="仿宋" w:cs="仿宋" w:hint="eastAsia"/>
          <w:sz w:val="32"/>
          <w:szCs w:val="32"/>
          <w:rPrChange w:id="562" w:author="ASUS" w:date="2022-01-09T23:32:00Z">
            <w:rPr>
              <w:rFonts w:hint="eastAsia"/>
              <w:sz w:val="28"/>
              <w:szCs w:val="28"/>
            </w:rPr>
          </w:rPrChange>
        </w:rPr>
        <w:t>真阳</w:t>
      </w:r>
      <w:del w:id="563" w:author="KOU IVY" w:date="2022-01-07T21:36:00Z">
        <w:r>
          <w:rPr>
            <w:rFonts w:ascii="仿宋" w:eastAsia="仿宋" w:hAnsi="仿宋" w:cs="仿宋" w:hint="eastAsia"/>
            <w:sz w:val="32"/>
            <w:szCs w:val="32"/>
            <w:rPrChange w:id="56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都很</w:delText>
        </w:r>
      </w:del>
      <w:r>
        <w:rPr>
          <w:rFonts w:ascii="仿宋" w:eastAsia="仿宋" w:hAnsi="仿宋" w:cs="仿宋" w:hint="eastAsia"/>
          <w:sz w:val="32"/>
          <w:szCs w:val="32"/>
          <w:rPrChange w:id="565" w:author="ASUS" w:date="2022-01-09T23:32:00Z">
            <w:rPr>
              <w:rFonts w:hint="eastAsia"/>
              <w:sz w:val="28"/>
              <w:szCs w:val="28"/>
            </w:rPr>
          </w:rPrChange>
        </w:rPr>
        <w:t>亏了，</w:t>
      </w:r>
      <w:del w:id="566" w:author="KOU IVY" w:date="2022-01-07T21:36:00Z">
        <w:r>
          <w:rPr>
            <w:rFonts w:ascii="仿宋" w:eastAsia="仿宋" w:hAnsi="仿宋" w:cs="仿宋" w:hint="eastAsia"/>
            <w:sz w:val="32"/>
            <w:szCs w:val="32"/>
            <w:rPrChange w:id="56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那</w:delText>
        </w:r>
      </w:del>
      <w:r>
        <w:rPr>
          <w:rFonts w:ascii="仿宋" w:eastAsia="仿宋" w:hAnsi="仿宋" w:cs="仿宋" w:hint="eastAsia"/>
          <w:sz w:val="32"/>
          <w:szCs w:val="32"/>
          <w:rPrChange w:id="568" w:author="ASUS" w:date="2022-01-09T23:32:00Z">
            <w:rPr>
              <w:rFonts w:hint="eastAsia"/>
              <w:sz w:val="28"/>
              <w:szCs w:val="28"/>
            </w:rPr>
          </w:rPrChange>
        </w:rPr>
        <w:t>火从哪里来</w:t>
      </w:r>
      <w:del w:id="569" w:author="KOU IVY" w:date="2022-01-07T21:36:00Z">
        <w:r>
          <w:rPr>
            <w:rFonts w:ascii="仿宋" w:eastAsia="仿宋" w:hAnsi="仿宋" w:cs="仿宋" w:hint="eastAsia"/>
            <w:sz w:val="32"/>
            <w:szCs w:val="32"/>
            <w:rPrChange w:id="57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呢</w:delText>
        </w:r>
      </w:del>
      <w:r>
        <w:rPr>
          <w:rFonts w:ascii="仿宋" w:eastAsia="仿宋" w:hAnsi="仿宋" w:cs="仿宋" w:hint="eastAsia"/>
          <w:sz w:val="32"/>
          <w:szCs w:val="32"/>
          <w:rPrChange w:id="571" w:author="ASUS" w:date="2022-01-09T23:32:00Z">
            <w:rPr>
              <w:rFonts w:hint="eastAsia"/>
              <w:sz w:val="28"/>
              <w:szCs w:val="28"/>
            </w:rPr>
          </w:rPrChange>
        </w:rPr>
        <w:t>？没有火，</w:t>
      </w:r>
      <w:del w:id="572" w:author="KOU IVY" w:date="2022-01-07T21:40:00Z">
        <w:r>
          <w:rPr>
            <w:rFonts w:ascii="仿宋" w:eastAsia="仿宋" w:hAnsi="仿宋" w:cs="仿宋" w:hint="eastAsia"/>
            <w:sz w:val="32"/>
            <w:szCs w:val="32"/>
            <w:rPrChange w:id="57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你们又给我讲，那个虚火，我给你们讲</w:delText>
        </w:r>
      </w:del>
      <w:ins w:id="574" w:author="KOU IVY" w:date="2022-01-07T21:41:00Z">
        <w:r>
          <w:rPr>
            <w:rFonts w:ascii="仿宋" w:eastAsia="仿宋" w:hAnsi="仿宋" w:cs="仿宋" w:hint="eastAsia"/>
            <w:sz w:val="32"/>
            <w:szCs w:val="32"/>
            <w:rPrChange w:id="575" w:author="ASUS" w:date="2022-01-09T23:32:00Z">
              <w:rPr>
                <w:rFonts w:hint="eastAsia"/>
                <w:sz w:val="28"/>
                <w:szCs w:val="28"/>
              </w:rPr>
            </w:rPrChange>
          </w:rPr>
          <w:t>不能成痰。而</w:t>
        </w:r>
      </w:ins>
      <w:del w:id="576" w:author="KOU IVY" w:date="2022-01-07T21:41:00Z">
        <w:r>
          <w:rPr>
            <w:rFonts w:ascii="仿宋" w:eastAsia="仿宋" w:hAnsi="仿宋" w:cs="仿宋" w:hint="eastAsia"/>
            <w:sz w:val="32"/>
            <w:szCs w:val="32"/>
            <w:rPrChange w:id="57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r>
        <w:rPr>
          <w:rFonts w:ascii="仿宋" w:eastAsia="仿宋" w:hAnsi="仿宋" w:cs="仿宋" w:hint="eastAsia"/>
          <w:sz w:val="32"/>
          <w:szCs w:val="32"/>
          <w:rPrChange w:id="578" w:author="ASUS" w:date="2022-01-09T23:32:00Z">
            <w:rPr>
              <w:rFonts w:hint="eastAsia"/>
              <w:sz w:val="28"/>
              <w:szCs w:val="28"/>
            </w:rPr>
          </w:rPrChange>
        </w:rPr>
        <w:t>虚火越重真阴越亏，</w:t>
      </w:r>
      <w:del w:id="579" w:author="KOU IVY" w:date="2022-01-07T21:41:00Z">
        <w:r>
          <w:rPr>
            <w:rFonts w:ascii="仿宋" w:eastAsia="仿宋" w:hAnsi="仿宋" w:cs="仿宋" w:hint="eastAsia"/>
            <w:sz w:val="32"/>
            <w:szCs w:val="32"/>
            <w:rPrChange w:id="58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还</w:delText>
        </w:r>
      </w:del>
      <w:ins w:id="581" w:author="KOU IVY" w:date="2022-01-07T21:41:00Z">
        <w:r>
          <w:rPr>
            <w:rFonts w:ascii="仿宋" w:eastAsia="仿宋" w:hAnsi="仿宋" w:cs="仿宋" w:hint="eastAsia"/>
            <w:sz w:val="32"/>
            <w:szCs w:val="32"/>
            <w:rPrChange w:id="582" w:author="ASUS" w:date="2022-01-09T23:32:00Z">
              <w:rPr>
                <w:rFonts w:hint="eastAsia"/>
                <w:sz w:val="28"/>
                <w:szCs w:val="28"/>
              </w:rPr>
            </w:rPrChange>
          </w:rPr>
          <w:t>亦不</w:t>
        </w:r>
      </w:ins>
      <w:r>
        <w:rPr>
          <w:rFonts w:ascii="仿宋" w:eastAsia="仿宋" w:hAnsi="仿宋" w:cs="仿宋" w:hint="eastAsia"/>
          <w:sz w:val="32"/>
          <w:szCs w:val="32"/>
          <w:rPrChange w:id="583" w:author="ASUS" w:date="2022-01-09T23:32:00Z">
            <w:rPr>
              <w:rFonts w:hint="eastAsia"/>
              <w:sz w:val="28"/>
              <w:szCs w:val="28"/>
            </w:rPr>
          </w:rPrChange>
        </w:rPr>
        <w:t>能成</w:t>
      </w:r>
      <w:del w:id="584" w:author="KOU IVY" w:date="2022-01-07T21:41:00Z">
        <w:r>
          <w:rPr>
            <w:rFonts w:ascii="仿宋" w:eastAsia="仿宋" w:hAnsi="仿宋" w:cs="仿宋" w:hint="eastAsia"/>
            <w:sz w:val="32"/>
            <w:szCs w:val="32"/>
            <w:rPrChange w:id="58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“</w:delText>
        </w:r>
      </w:del>
      <w:r>
        <w:rPr>
          <w:rFonts w:ascii="仿宋" w:eastAsia="仿宋" w:hAnsi="仿宋" w:cs="仿宋" w:hint="eastAsia"/>
          <w:sz w:val="32"/>
          <w:szCs w:val="32"/>
          <w:rPrChange w:id="586" w:author="ASUS" w:date="2022-01-09T23:32:00Z">
            <w:rPr>
              <w:rFonts w:hint="eastAsia"/>
              <w:sz w:val="28"/>
              <w:szCs w:val="28"/>
            </w:rPr>
          </w:rPrChange>
        </w:rPr>
        <w:t>痰</w:t>
      </w:r>
      <w:del w:id="587" w:author="KOU IVY" w:date="2022-01-07T21:41:00Z">
        <w:r>
          <w:rPr>
            <w:rFonts w:ascii="仿宋" w:eastAsia="仿宋" w:hAnsi="仿宋" w:cs="仿宋" w:hint="eastAsia"/>
            <w:sz w:val="32"/>
            <w:szCs w:val="32"/>
            <w:rPrChange w:id="58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”吗？这个逻辑一定要搞清楚</w:delText>
        </w:r>
      </w:del>
      <w:r>
        <w:rPr>
          <w:rFonts w:ascii="仿宋" w:eastAsia="仿宋" w:hAnsi="仿宋" w:cs="仿宋" w:hint="eastAsia"/>
          <w:sz w:val="32"/>
          <w:szCs w:val="32"/>
          <w:rPrChange w:id="589" w:author="ASUS" w:date="2022-01-09T23:32:00Z">
            <w:rPr>
              <w:rFonts w:hint="eastAsia"/>
              <w:sz w:val="28"/>
              <w:szCs w:val="28"/>
            </w:rPr>
          </w:rPrChange>
        </w:rPr>
        <w:t>。</w:t>
      </w:r>
    </w:p>
    <w:p w:rsidR="006B1471" w:rsidRPr="006B1471" w:rsidRDefault="00470CBE">
      <w:pPr>
        <w:ind w:firstLineChars="200" w:firstLine="640"/>
        <w:rPr>
          <w:rFonts w:ascii="仿宋" w:eastAsia="仿宋" w:hAnsi="仿宋" w:cs="仿宋"/>
          <w:sz w:val="32"/>
          <w:szCs w:val="32"/>
          <w:rPrChange w:id="590" w:author="ASUS" w:date="2022-01-09T23:32:00Z">
            <w:rPr>
              <w:sz w:val="28"/>
              <w:szCs w:val="28"/>
            </w:rPr>
          </w:rPrChange>
        </w:rPr>
      </w:pPr>
      <w:del w:id="591" w:author="KOU IVY" w:date="2022-01-07T21:46:00Z">
        <w:r>
          <w:rPr>
            <w:rFonts w:ascii="仿宋" w:eastAsia="仿宋" w:hAnsi="仿宋" w:cs="仿宋" w:hint="eastAsia"/>
            <w:sz w:val="32"/>
            <w:szCs w:val="32"/>
            <w:rPrChange w:id="59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方剂里的药物</w:delText>
        </w:r>
      </w:del>
      <w:ins w:id="593" w:author="KOU IVY" w:date="2022-01-07T21:46:00Z">
        <w:r>
          <w:rPr>
            <w:rFonts w:ascii="仿宋" w:eastAsia="仿宋" w:hAnsi="仿宋" w:cs="仿宋" w:hint="eastAsia"/>
            <w:sz w:val="32"/>
            <w:szCs w:val="32"/>
            <w:rPrChange w:id="594" w:author="ASUS" w:date="2022-01-09T23:32:00Z">
              <w:rPr>
                <w:rFonts w:hint="eastAsia"/>
                <w:sz w:val="28"/>
                <w:szCs w:val="28"/>
              </w:rPr>
            </w:rPrChange>
          </w:rPr>
          <w:t>中医处方</w:t>
        </w:r>
      </w:ins>
      <w:r>
        <w:rPr>
          <w:rFonts w:ascii="仿宋" w:eastAsia="仿宋" w:hAnsi="仿宋" w:cs="仿宋" w:hint="eastAsia"/>
          <w:sz w:val="32"/>
          <w:szCs w:val="32"/>
          <w:rPrChange w:id="595" w:author="ASUS" w:date="2022-01-09T23:32:00Z">
            <w:rPr>
              <w:rFonts w:hint="eastAsia"/>
              <w:sz w:val="28"/>
              <w:szCs w:val="28"/>
            </w:rPr>
          </w:rPrChange>
        </w:rPr>
        <w:t>一定要建立在</w:t>
      </w:r>
      <w:del w:id="596" w:author="KOU IVY" w:date="2022-01-07T21:45:00Z">
        <w:r>
          <w:rPr>
            <w:rFonts w:ascii="仿宋" w:eastAsia="仿宋" w:hAnsi="仿宋" w:cs="仿宋" w:hint="eastAsia"/>
            <w:sz w:val="32"/>
            <w:szCs w:val="32"/>
            <w:rPrChange w:id="59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这些（</w:delText>
        </w:r>
      </w:del>
      <w:r>
        <w:rPr>
          <w:rFonts w:ascii="仿宋" w:eastAsia="仿宋" w:hAnsi="仿宋" w:cs="仿宋" w:hint="eastAsia"/>
          <w:sz w:val="32"/>
          <w:szCs w:val="32"/>
          <w:rPrChange w:id="598" w:author="ASUS" w:date="2022-01-09T23:32:00Z">
            <w:rPr>
              <w:rFonts w:hint="eastAsia"/>
              <w:sz w:val="28"/>
              <w:szCs w:val="28"/>
            </w:rPr>
          </w:rPrChange>
        </w:rPr>
        <w:t>真阳元气</w:t>
      </w:r>
      <w:del w:id="599" w:author="KOU IVY" w:date="2022-01-07T21:45:00Z">
        <w:r>
          <w:rPr>
            <w:rFonts w:ascii="仿宋" w:eastAsia="仿宋" w:hAnsi="仿宋" w:cs="仿宋" w:hint="eastAsia"/>
            <w:sz w:val="32"/>
            <w:szCs w:val="32"/>
            <w:rPrChange w:id="60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）</w:delText>
        </w:r>
      </w:del>
      <w:r>
        <w:rPr>
          <w:rFonts w:ascii="仿宋" w:eastAsia="仿宋" w:hAnsi="仿宋" w:cs="仿宋" w:hint="eastAsia"/>
          <w:sz w:val="32"/>
          <w:szCs w:val="32"/>
          <w:rPrChange w:id="601" w:author="ASUS" w:date="2022-01-09T23:32:00Z">
            <w:rPr>
              <w:rFonts w:hint="eastAsia"/>
              <w:sz w:val="28"/>
              <w:szCs w:val="28"/>
            </w:rPr>
          </w:rPrChange>
        </w:rPr>
        <w:t>的基础上，才能</w:t>
      </w:r>
      <w:del w:id="602" w:author="KOU IVY" w:date="2022-01-07T21:46:00Z">
        <w:r>
          <w:rPr>
            <w:rFonts w:ascii="仿宋" w:eastAsia="仿宋" w:hAnsi="仿宋" w:cs="仿宋" w:hint="eastAsia"/>
            <w:sz w:val="32"/>
            <w:szCs w:val="32"/>
            <w:rPrChange w:id="60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开出</w:delText>
        </w:r>
      </w:del>
      <w:r>
        <w:rPr>
          <w:rFonts w:ascii="仿宋" w:eastAsia="仿宋" w:hAnsi="仿宋" w:cs="仿宋" w:hint="eastAsia"/>
          <w:sz w:val="32"/>
          <w:szCs w:val="32"/>
          <w:rPrChange w:id="604" w:author="ASUS" w:date="2022-01-09T23:32:00Z">
            <w:rPr>
              <w:rFonts w:hint="eastAsia"/>
              <w:sz w:val="28"/>
              <w:szCs w:val="28"/>
            </w:rPr>
          </w:rPrChange>
        </w:rPr>
        <w:t>高效</w:t>
      </w:r>
      <w:del w:id="605" w:author="KOU IVY" w:date="2022-01-07T21:46:00Z">
        <w:r>
          <w:rPr>
            <w:rFonts w:ascii="仿宋" w:eastAsia="仿宋" w:hAnsi="仿宋" w:cs="仿宋" w:hint="eastAsia"/>
            <w:sz w:val="32"/>
            <w:szCs w:val="32"/>
            <w:rPrChange w:id="60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来，</w:delText>
        </w:r>
      </w:del>
      <w:ins w:id="607" w:author="KOU IVY" w:date="2022-01-07T21:46:00Z">
        <w:r>
          <w:rPr>
            <w:rFonts w:ascii="仿宋" w:eastAsia="仿宋" w:hAnsi="仿宋" w:cs="仿宋" w:hint="eastAsia"/>
            <w:sz w:val="32"/>
            <w:szCs w:val="32"/>
            <w:rPrChange w:id="608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del w:id="609" w:author="KOU IVY" w:date="2022-01-07T21:46:00Z">
        <w:r>
          <w:rPr>
            <w:rFonts w:ascii="仿宋" w:eastAsia="仿宋" w:hAnsi="仿宋" w:cs="仿宋" w:hint="eastAsia"/>
            <w:sz w:val="32"/>
            <w:szCs w:val="32"/>
            <w:rPrChange w:id="61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你们</w:delText>
        </w:r>
      </w:del>
      <w:r>
        <w:rPr>
          <w:rFonts w:ascii="仿宋" w:eastAsia="仿宋" w:hAnsi="仿宋" w:cs="仿宋" w:hint="eastAsia"/>
          <w:sz w:val="32"/>
          <w:szCs w:val="32"/>
          <w:rPrChange w:id="611" w:author="ASUS" w:date="2022-01-09T23:32:00Z">
            <w:rPr>
              <w:rFonts w:hint="eastAsia"/>
              <w:sz w:val="28"/>
              <w:szCs w:val="28"/>
            </w:rPr>
          </w:rPrChange>
        </w:rPr>
        <w:t>不</w:t>
      </w:r>
      <w:del w:id="612" w:author="KOU IVY" w:date="2022-01-07T21:46:00Z">
        <w:r>
          <w:rPr>
            <w:rFonts w:ascii="仿宋" w:eastAsia="仿宋" w:hAnsi="仿宋" w:cs="仿宋" w:hint="eastAsia"/>
            <w:sz w:val="32"/>
            <w:szCs w:val="32"/>
            <w:rPrChange w:id="61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把这些</w:delText>
        </w:r>
      </w:del>
      <w:r>
        <w:rPr>
          <w:rFonts w:ascii="仿宋" w:eastAsia="仿宋" w:hAnsi="仿宋" w:cs="仿宋" w:hint="eastAsia"/>
          <w:sz w:val="32"/>
          <w:szCs w:val="32"/>
          <w:rPrChange w:id="614" w:author="ASUS" w:date="2022-01-09T23:32:00Z">
            <w:rPr>
              <w:rFonts w:hint="eastAsia"/>
              <w:sz w:val="28"/>
              <w:szCs w:val="28"/>
            </w:rPr>
          </w:rPrChange>
        </w:rPr>
        <w:t>理解</w:t>
      </w:r>
      <w:ins w:id="615" w:author="KOU IVY" w:date="2022-01-07T21:47:00Z">
        <w:r>
          <w:rPr>
            <w:rFonts w:ascii="仿宋" w:eastAsia="仿宋" w:hAnsi="仿宋" w:cs="仿宋" w:hint="eastAsia"/>
            <w:sz w:val="32"/>
            <w:szCs w:val="32"/>
            <w:rPrChange w:id="616" w:author="ASUS" w:date="2022-01-09T23:32:00Z">
              <w:rPr>
                <w:rFonts w:hint="eastAsia"/>
                <w:sz w:val="28"/>
                <w:szCs w:val="28"/>
              </w:rPr>
            </w:rPrChange>
          </w:rPr>
          <w:t>元气</w:t>
        </w:r>
      </w:ins>
      <w:del w:id="617" w:author="KOU IVY" w:date="2022-01-07T21:47:00Z">
        <w:r>
          <w:rPr>
            <w:rFonts w:ascii="仿宋" w:eastAsia="仿宋" w:hAnsi="仿宋" w:cs="仿宋" w:hint="eastAsia"/>
            <w:sz w:val="32"/>
            <w:szCs w:val="32"/>
            <w:rPrChange w:id="61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清</w:delText>
        </w:r>
      </w:del>
      <w:del w:id="619" w:author="KOU IVY" w:date="2022-01-07T21:46:00Z">
        <w:r>
          <w:rPr>
            <w:rFonts w:ascii="仿宋" w:eastAsia="仿宋" w:hAnsi="仿宋" w:cs="仿宋" w:hint="eastAsia"/>
            <w:sz w:val="32"/>
            <w:szCs w:val="32"/>
            <w:rPrChange w:id="62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楚</w:delText>
        </w:r>
      </w:del>
      <w:r>
        <w:rPr>
          <w:rFonts w:ascii="仿宋" w:eastAsia="仿宋" w:hAnsi="仿宋" w:cs="仿宋" w:hint="eastAsia"/>
          <w:sz w:val="32"/>
          <w:szCs w:val="32"/>
          <w:rPrChange w:id="621" w:author="ASUS" w:date="2022-01-09T23:32:00Z">
            <w:rPr>
              <w:rFonts w:hint="eastAsia"/>
              <w:sz w:val="28"/>
              <w:szCs w:val="28"/>
            </w:rPr>
          </w:rPrChange>
        </w:rPr>
        <w:t>，</w:t>
      </w:r>
      <w:del w:id="622" w:author="KOU IVY" w:date="2022-01-07T21:47:00Z">
        <w:r>
          <w:rPr>
            <w:rFonts w:ascii="仿宋" w:eastAsia="仿宋" w:hAnsi="仿宋" w:cs="仿宋" w:hint="eastAsia"/>
            <w:sz w:val="32"/>
            <w:szCs w:val="32"/>
            <w:rPrChange w:id="62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你们去开方</w:delText>
        </w:r>
      </w:del>
      <w:r>
        <w:rPr>
          <w:rFonts w:ascii="仿宋" w:eastAsia="仿宋" w:hAnsi="仿宋" w:cs="仿宋" w:hint="eastAsia"/>
          <w:sz w:val="32"/>
          <w:szCs w:val="32"/>
          <w:rPrChange w:id="624" w:author="ASUS" w:date="2022-01-09T23:32:00Z">
            <w:rPr>
              <w:rFonts w:hint="eastAsia"/>
              <w:sz w:val="28"/>
              <w:szCs w:val="28"/>
            </w:rPr>
          </w:rPrChange>
        </w:rPr>
        <w:t>就是稀里糊涂的</w:t>
      </w:r>
      <w:ins w:id="625" w:author="KOU IVY" w:date="2022-01-07T21:47:00Z">
        <w:r>
          <w:rPr>
            <w:rFonts w:ascii="仿宋" w:eastAsia="仿宋" w:hAnsi="仿宋" w:cs="仿宋" w:hint="eastAsia"/>
            <w:sz w:val="32"/>
            <w:szCs w:val="32"/>
            <w:rPrChange w:id="626" w:author="ASUS" w:date="2022-01-09T23:32:00Z">
              <w:rPr>
                <w:rFonts w:hint="eastAsia"/>
                <w:sz w:val="28"/>
                <w:szCs w:val="28"/>
              </w:rPr>
            </w:rPrChange>
          </w:rPr>
          <w:t>开方</w:t>
        </w:r>
      </w:ins>
      <w:r>
        <w:rPr>
          <w:rFonts w:ascii="仿宋" w:eastAsia="仿宋" w:hAnsi="仿宋" w:cs="仿宋" w:hint="eastAsia"/>
          <w:sz w:val="32"/>
          <w:szCs w:val="32"/>
          <w:rPrChange w:id="627" w:author="ASUS" w:date="2022-01-09T23:32:00Z">
            <w:rPr>
              <w:rFonts w:hint="eastAsia"/>
              <w:sz w:val="28"/>
              <w:szCs w:val="28"/>
            </w:rPr>
          </w:rPrChange>
        </w:rPr>
        <w:t>。</w:t>
      </w:r>
    </w:p>
    <w:p w:rsidR="006B1471" w:rsidRPr="006B1471" w:rsidRDefault="00470CBE">
      <w:pPr>
        <w:ind w:firstLineChars="200" w:firstLine="640"/>
        <w:rPr>
          <w:rFonts w:ascii="仿宋" w:eastAsia="仿宋" w:hAnsi="仿宋" w:cs="仿宋"/>
          <w:sz w:val="32"/>
          <w:szCs w:val="32"/>
          <w:rPrChange w:id="628" w:author="ASUS" w:date="2022-01-09T23:32:00Z">
            <w:rPr>
              <w:sz w:val="28"/>
              <w:szCs w:val="28"/>
            </w:rPr>
          </w:rPrChange>
        </w:rPr>
      </w:pPr>
      <w:r>
        <w:rPr>
          <w:rFonts w:ascii="仿宋" w:eastAsia="仿宋" w:hAnsi="仿宋" w:cs="仿宋" w:hint="eastAsia"/>
          <w:sz w:val="32"/>
          <w:szCs w:val="32"/>
          <w:rPrChange w:id="629" w:author="ASUS" w:date="2022-01-09T23:32:00Z">
            <w:rPr>
              <w:rFonts w:hint="eastAsia"/>
              <w:sz w:val="28"/>
              <w:szCs w:val="28"/>
            </w:rPr>
          </w:rPrChange>
        </w:rPr>
        <w:t>老师：湿怎么成痰？湿要成痰需要什么条件？是什么原因导致湿往痰走？湿应该从大小便排走了，为什么要成痰呢？什么情况下成饮呢？</w:t>
      </w:r>
      <w:del w:id="630" w:author="KOU IVY" w:date="2022-01-07T21:48:00Z">
        <w:r>
          <w:rPr>
            <w:rFonts w:ascii="仿宋" w:eastAsia="仿宋" w:hAnsi="仿宋" w:cs="仿宋" w:hint="eastAsia"/>
            <w:sz w:val="32"/>
            <w:szCs w:val="32"/>
            <w:rPrChange w:id="63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我们</w:delText>
        </w:r>
      </w:del>
      <w:ins w:id="632" w:author="KOU IVY" w:date="2022-01-07T21:48:00Z">
        <w:r>
          <w:rPr>
            <w:rFonts w:ascii="仿宋" w:eastAsia="仿宋" w:hAnsi="仿宋" w:cs="仿宋" w:hint="eastAsia"/>
            <w:sz w:val="32"/>
            <w:szCs w:val="32"/>
            <w:rPrChange w:id="633" w:author="ASUS" w:date="2022-01-09T23:32:00Z">
              <w:rPr>
                <w:rFonts w:hint="eastAsia"/>
                <w:sz w:val="28"/>
                <w:szCs w:val="28"/>
              </w:rPr>
            </w:rPrChange>
          </w:rPr>
          <w:t>中医</w:t>
        </w:r>
      </w:ins>
      <w:r>
        <w:rPr>
          <w:rFonts w:ascii="仿宋" w:eastAsia="仿宋" w:hAnsi="仿宋" w:cs="仿宋" w:hint="eastAsia"/>
          <w:sz w:val="32"/>
          <w:szCs w:val="32"/>
          <w:rPrChange w:id="634" w:author="ASUS" w:date="2022-01-09T23:32:00Z">
            <w:rPr>
              <w:rFonts w:hint="eastAsia"/>
              <w:sz w:val="28"/>
              <w:szCs w:val="28"/>
            </w:rPr>
          </w:rPrChange>
        </w:rPr>
        <w:t>常说湿聚成饮，湿要成饮</w:t>
      </w:r>
      <w:del w:id="635" w:author="KOU IVY" w:date="2022-01-07T21:48:00Z">
        <w:r>
          <w:rPr>
            <w:rFonts w:ascii="仿宋" w:eastAsia="仿宋" w:hAnsi="仿宋" w:cs="仿宋" w:hint="eastAsia"/>
            <w:sz w:val="32"/>
            <w:szCs w:val="32"/>
            <w:rPrChange w:id="63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637" w:author="KOU IVY" w:date="2022-01-07T21:48:00Z">
        <w:r>
          <w:rPr>
            <w:rFonts w:ascii="仿宋" w:eastAsia="仿宋" w:hAnsi="仿宋" w:cs="仿宋" w:hint="eastAsia"/>
            <w:sz w:val="32"/>
            <w:szCs w:val="32"/>
            <w:rPrChange w:id="638" w:author="ASUS" w:date="2022-01-09T23:32:00Z">
              <w:rPr>
                <w:rFonts w:hint="eastAsia"/>
                <w:sz w:val="28"/>
                <w:szCs w:val="28"/>
              </w:rPr>
            </w:rPrChange>
          </w:rPr>
          <w:t>或</w:t>
        </w:r>
      </w:ins>
      <w:r>
        <w:rPr>
          <w:rFonts w:ascii="仿宋" w:eastAsia="仿宋" w:hAnsi="仿宋" w:cs="仿宋" w:hint="eastAsia"/>
          <w:sz w:val="32"/>
          <w:szCs w:val="32"/>
          <w:rPrChange w:id="639" w:author="ASUS" w:date="2022-01-09T23:32:00Z">
            <w:rPr>
              <w:rFonts w:hint="eastAsia"/>
              <w:sz w:val="28"/>
              <w:szCs w:val="28"/>
            </w:rPr>
          </w:rPrChange>
        </w:rPr>
        <w:t>成痰</w:t>
      </w:r>
      <w:del w:id="640" w:author="KOU IVY" w:date="2022-01-07T21:48:00Z">
        <w:r>
          <w:rPr>
            <w:rFonts w:ascii="仿宋" w:eastAsia="仿宋" w:hAnsi="仿宋" w:cs="仿宋" w:hint="eastAsia"/>
            <w:sz w:val="32"/>
            <w:szCs w:val="32"/>
            <w:rPrChange w:id="64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就是</w:delText>
        </w:r>
      </w:del>
      <w:ins w:id="642" w:author="KOU IVY" w:date="2022-01-07T21:48:00Z">
        <w:r>
          <w:rPr>
            <w:rFonts w:ascii="仿宋" w:eastAsia="仿宋" w:hAnsi="仿宋" w:cs="仿宋" w:hint="eastAsia"/>
            <w:sz w:val="32"/>
            <w:szCs w:val="32"/>
            <w:rPrChange w:id="643" w:author="ASUS" w:date="2022-01-09T23:32:00Z">
              <w:rPr>
                <w:rFonts w:hint="eastAsia"/>
                <w:sz w:val="28"/>
                <w:szCs w:val="28"/>
              </w:rPr>
            </w:rPrChange>
          </w:rPr>
          <w:t>有</w:t>
        </w:r>
      </w:ins>
      <w:r>
        <w:rPr>
          <w:rFonts w:ascii="仿宋" w:eastAsia="仿宋" w:hAnsi="仿宋" w:cs="仿宋" w:hint="eastAsia"/>
          <w:sz w:val="32"/>
          <w:szCs w:val="32"/>
          <w:rPrChange w:id="644" w:author="ASUS" w:date="2022-01-09T23:32:00Z">
            <w:rPr>
              <w:rFonts w:hint="eastAsia"/>
              <w:sz w:val="28"/>
              <w:szCs w:val="28"/>
            </w:rPr>
          </w:rPrChange>
        </w:rPr>
        <w:t>一个分</w:t>
      </w:r>
      <w:ins w:id="645" w:author="KOU IVY" w:date="2022-01-07T21:48:00Z">
        <w:r>
          <w:rPr>
            <w:rFonts w:ascii="仿宋" w:eastAsia="仿宋" w:hAnsi="仿宋" w:cs="仿宋" w:hint="eastAsia"/>
            <w:sz w:val="32"/>
            <w:szCs w:val="32"/>
            <w:rPrChange w:id="646" w:author="ASUS" w:date="2022-01-09T23:32:00Z">
              <w:rPr>
                <w:rFonts w:hint="eastAsia"/>
                <w:sz w:val="28"/>
                <w:szCs w:val="28"/>
              </w:rPr>
            </w:rPrChange>
          </w:rPr>
          <w:t>界</w:t>
        </w:r>
      </w:ins>
      <w:del w:id="647" w:author="KOU IVY" w:date="2022-01-07T21:48:00Z">
        <w:r>
          <w:rPr>
            <w:rFonts w:ascii="仿宋" w:eastAsia="仿宋" w:hAnsi="仿宋" w:cs="仿宋" w:hint="eastAsia"/>
            <w:sz w:val="32"/>
            <w:szCs w:val="32"/>
            <w:rPrChange w:id="64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野</w:delText>
        </w:r>
      </w:del>
      <w:r>
        <w:rPr>
          <w:rFonts w:ascii="仿宋" w:eastAsia="仿宋" w:hAnsi="仿宋" w:cs="仿宋" w:hint="eastAsia"/>
          <w:sz w:val="32"/>
          <w:szCs w:val="32"/>
          <w:rPrChange w:id="649" w:author="ASUS" w:date="2022-01-09T23:32:00Z">
            <w:rPr>
              <w:rFonts w:hint="eastAsia"/>
              <w:sz w:val="28"/>
              <w:szCs w:val="28"/>
            </w:rPr>
          </w:rPrChange>
        </w:rPr>
        <w:t>，</w:t>
      </w:r>
      <w:ins w:id="650" w:author="KOU IVY" w:date="2022-01-07T21:48:00Z">
        <w:r>
          <w:rPr>
            <w:rFonts w:ascii="仿宋" w:eastAsia="仿宋" w:hAnsi="仿宋" w:cs="仿宋" w:hint="eastAsia"/>
            <w:sz w:val="32"/>
            <w:szCs w:val="32"/>
            <w:rPrChange w:id="651" w:author="ASUS" w:date="2022-01-09T23:32:00Z">
              <w:rPr>
                <w:rFonts w:hint="eastAsia"/>
                <w:sz w:val="28"/>
                <w:szCs w:val="28"/>
              </w:rPr>
            </w:rPrChange>
          </w:rPr>
          <w:t>这个分界</w:t>
        </w:r>
      </w:ins>
      <w:ins w:id="652" w:author="KOU IVY" w:date="2022-01-07T21:49:00Z">
        <w:r>
          <w:rPr>
            <w:rFonts w:ascii="仿宋" w:eastAsia="仿宋" w:hAnsi="仿宋" w:cs="仿宋" w:hint="eastAsia"/>
            <w:sz w:val="32"/>
            <w:szCs w:val="32"/>
            <w:rPrChange w:id="653" w:author="ASUS" w:date="2022-01-09T23:32:00Z">
              <w:rPr>
                <w:rFonts w:hint="eastAsia"/>
                <w:sz w:val="28"/>
                <w:szCs w:val="28"/>
              </w:rPr>
            </w:rPrChange>
          </w:rPr>
          <w:t>又</w:t>
        </w:r>
      </w:ins>
      <w:del w:id="654" w:author="KOU IVY" w:date="2022-01-07T21:48:00Z">
        <w:r>
          <w:rPr>
            <w:rFonts w:ascii="仿宋" w:eastAsia="仿宋" w:hAnsi="仿宋" w:cs="仿宋" w:hint="eastAsia"/>
            <w:sz w:val="32"/>
            <w:szCs w:val="32"/>
            <w:rPrChange w:id="65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这两个背后</w:delText>
        </w:r>
      </w:del>
      <w:r>
        <w:rPr>
          <w:rFonts w:ascii="仿宋" w:eastAsia="仿宋" w:hAnsi="仿宋" w:cs="仿宋" w:hint="eastAsia"/>
          <w:sz w:val="32"/>
          <w:szCs w:val="32"/>
          <w:rPrChange w:id="656" w:author="ASUS" w:date="2022-01-09T23:32:00Z">
            <w:rPr>
              <w:rFonts w:hint="eastAsia"/>
              <w:sz w:val="28"/>
              <w:szCs w:val="28"/>
            </w:rPr>
          </w:rPrChange>
        </w:rPr>
        <w:t>是什么东西？都是元气在主导</w:t>
      </w:r>
      <w:del w:id="657" w:author="KOU IVY" w:date="2022-01-07T21:49:00Z">
        <w:r>
          <w:rPr>
            <w:rFonts w:ascii="仿宋" w:eastAsia="仿宋" w:hAnsi="仿宋" w:cs="仿宋" w:hint="eastAsia"/>
            <w:sz w:val="32"/>
            <w:szCs w:val="32"/>
            <w:rPrChange w:id="65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它</w:delText>
        </w:r>
      </w:del>
      <w:r>
        <w:rPr>
          <w:rFonts w:ascii="仿宋" w:eastAsia="仿宋" w:hAnsi="仿宋" w:cs="仿宋" w:hint="eastAsia"/>
          <w:sz w:val="32"/>
          <w:szCs w:val="32"/>
          <w:rPrChange w:id="659" w:author="ASUS" w:date="2022-01-09T23:32:00Z">
            <w:rPr>
              <w:rFonts w:hint="eastAsia"/>
              <w:sz w:val="28"/>
              <w:szCs w:val="28"/>
            </w:rPr>
          </w:rPrChange>
        </w:rPr>
        <w:t>，湿要成饮说明</w:t>
      </w:r>
      <w:del w:id="660" w:author="KOU IVY" w:date="2022-01-07T22:03:00Z">
        <w:r>
          <w:rPr>
            <w:rFonts w:ascii="仿宋" w:eastAsia="仿宋" w:hAnsi="仿宋" w:cs="仿宋" w:hint="eastAsia"/>
            <w:sz w:val="32"/>
            <w:szCs w:val="32"/>
            <w:rPrChange w:id="66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什么问题？</w:delText>
        </w:r>
      </w:del>
      <w:r>
        <w:rPr>
          <w:rFonts w:ascii="仿宋" w:eastAsia="仿宋" w:hAnsi="仿宋" w:cs="仿宋" w:hint="eastAsia"/>
          <w:sz w:val="32"/>
          <w:szCs w:val="32"/>
          <w:rPrChange w:id="662" w:author="ASUS" w:date="2022-01-09T23:32:00Z">
            <w:rPr>
              <w:rFonts w:hint="eastAsia"/>
              <w:sz w:val="28"/>
              <w:szCs w:val="28"/>
            </w:rPr>
          </w:rPrChange>
        </w:rPr>
        <w:t>哪样功能减弱了？对</w:t>
      </w:r>
      <w:del w:id="663" w:author="KOU IVY" w:date="2022-01-07T22:03:00Z">
        <w:r>
          <w:rPr>
            <w:rFonts w:ascii="仿宋" w:eastAsia="仿宋" w:hAnsi="仿宋" w:cs="仿宋" w:hint="eastAsia"/>
            <w:sz w:val="32"/>
            <w:szCs w:val="32"/>
            <w:rPrChange w:id="66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了</w:delText>
        </w:r>
      </w:del>
      <w:r>
        <w:rPr>
          <w:rFonts w:ascii="仿宋" w:eastAsia="仿宋" w:hAnsi="仿宋" w:cs="仿宋" w:hint="eastAsia"/>
          <w:sz w:val="32"/>
          <w:szCs w:val="32"/>
          <w:rPrChange w:id="665" w:author="ASUS" w:date="2022-01-09T23:32:00Z">
            <w:rPr>
              <w:rFonts w:hint="eastAsia"/>
              <w:sz w:val="28"/>
              <w:szCs w:val="28"/>
            </w:rPr>
          </w:rPrChange>
        </w:rPr>
        <w:t>，气化功能减弱</w:t>
      </w:r>
      <w:del w:id="666" w:author="KOU IVY" w:date="2022-01-07T22:03:00Z">
        <w:r>
          <w:rPr>
            <w:rFonts w:ascii="仿宋" w:eastAsia="仿宋" w:hAnsi="仿宋" w:cs="仿宋" w:hint="eastAsia"/>
            <w:sz w:val="32"/>
            <w:szCs w:val="32"/>
            <w:rPrChange w:id="66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了</w:delText>
        </w:r>
      </w:del>
      <w:r>
        <w:rPr>
          <w:rFonts w:ascii="仿宋" w:eastAsia="仿宋" w:hAnsi="仿宋" w:cs="仿宋" w:hint="eastAsia"/>
          <w:sz w:val="32"/>
          <w:szCs w:val="32"/>
          <w:rPrChange w:id="668" w:author="ASUS" w:date="2022-01-09T23:32:00Z">
            <w:rPr>
              <w:rFonts w:hint="eastAsia"/>
              <w:sz w:val="28"/>
              <w:szCs w:val="28"/>
            </w:rPr>
          </w:rPrChange>
        </w:rPr>
        <w:t>。那成痰呢？是</w:t>
      </w:r>
      <w:del w:id="669" w:author="KOU IVY" w:date="2022-01-07T22:04:00Z">
        <w:r>
          <w:rPr>
            <w:rFonts w:ascii="仿宋" w:eastAsia="仿宋" w:hAnsi="仿宋" w:cs="仿宋" w:hint="eastAsia"/>
            <w:sz w:val="32"/>
            <w:szCs w:val="32"/>
            <w:rPrChange w:id="67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不是</w:delText>
        </w:r>
      </w:del>
      <w:r>
        <w:rPr>
          <w:rFonts w:ascii="仿宋" w:eastAsia="仿宋" w:hAnsi="仿宋" w:cs="仿宋" w:hint="eastAsia"/>
          <w:sz w:val="32"/>
          <w:szCs w:val="32"/>
          <w:rPrChange w:id="671" w:author="ASUS" w:date="2022-01-09T23:32:00Z">
            <w:rPr>
              <w:rFonts w:hint="eastAsia"/>
              <w:sz w:val="28"/>
              <w:szCs w:val="28"/>
            </w:rPr>
          </w:rPrChange>
        </w:rPr>
        <w:t>气化功能加强了。</w:t>
      </w:r>
    </w:p>
    <w:p w:rsidR="006B1471" w:rsidRPr="006B1471" w:rsidRDefault="00470CBE">
      <w:pPr>
        <w:ind w:firstLineChars="200" w:firstLine="640"/>
        <w:rPr>
          <w:rFonts w:ascii="仿宋" w:eastAsia="仿宋" w:hAnsi="仿宋" w:cs="仿宋"/>
          <w:sz w:val="32"/>
          <w:szCs w:val="32"/>
          <w:rPrChange w:id="672" w:author="ASUS" w:date="2022-01-09T23:32:00Z">
            <w:rPr>
              <w:sz w:val="28"/>
              <w:szCs w:val="28"/>
            </w:rPr>
          </w:rPrChange>
        </w:rPr>
      </w:pPr>
      <w:r>
        <w:rPr>
          <w:rFonts w:ascii="仿宋" w:eastAsia="仿宋" w:hAnsi="仿宋" w:cs="仿宋" w:hint="eastAsia"/>
          <w:sz w:val="32"/>
          <w:szCs w:val="32"/>
          <w:rPrChange w:id="673" w:author="ASUS" w:date="2022-01-09T23:32:00Z">
            <w:rPr>
              <w:rFonts w:hint="eastAsia"/>
              <w:sz w:val="28"/>
              <w:szCs w:val="28"/>
            </w:rPr>
          </w:rPrChange>
        </w:rPr>
        <w:t>唐唐：如果阳明旺点就有痰。</w:t>
      </w:r>
    </w:p>
    <w:p w:rsidR="006B1471" w:rsidRPr="006B1471" w:rsidRDefault="00470CBE">
      <w:pPr>
        <w:ind w:firstLineChars="200" w:firstLine="640"/>
        <w:rPr>
          <w:rFonts w:ascii="仿宋" w:eastAsia="仿宋" w:hAnsi="仿宋" w:cs="仿宋"/>
          <w:sz w:val="32"/>
          <w:szCs w:val="32"/>
          <w:rPrChange w:id="674" w:author="ASUS" w:date="2022-01-09T23:32:00Z">
            <w:rPr>
              <w:sz w:val="28"/>
              <w:szCs w:val="28"/>
            </w:rPr>
          </w:rPrChange>
        </w:rPr>
      </w:pPr>
      <w:r>
        <w:rPr>
          <w:rFonts w:ascii="仿宋" w:eastAsia="仿宋" w:hAnsi="仿宋" w:cs="仿宋" w:hint="eastAsia"/>
          <w:sz w:val="32"/>
          <w:szCs w:val="32"/>
          <w:rPrChange w:id="675" w:author="ASUS" w:date="2022-01-09T23:32:00Z">
            <w:rPr>
              <w:rFonts w:hint="eastAsia"/>
              <w:sz w:val="28"/>
              <w:szCs w:val="28"/>
            </w:rPr>
          </w:rPrChange>
        </w:rPr>
        <w:t>老师：阳明旺，还有痰吗？</w:t>
      </w:r>
    </w:p>
    <w:p w:rsidR="006B1471" w:rsidRPr="006B1471" w:rsidRDefault="00470CBE">
      <w:pPr>
        <w:ind w:firstLineChars="200" w:firstLine="640"/>
        <w:rPr>
          <w:rFonts w:ascii="仿宋" w:eastAsia="仿宋" w:hAnsi="仿宋" w:cs="仿宋"/>
          <w:sz w:val="32"/>
          <w:szCs w:val="32"/>
          <w:rPrChange w:id="676" w:author="ASUS" w:date="2022-01-09T23:32:00Z">
            <w:rPr>
              <w:sz w:val="28"/>
              <w:szCs w:val="28"/>
            </w:rPr>
          </w:rPrChange>
        </w:rPr>
      </w:pPr>
      <w:r>
        <w:rPr>
          <w:rFonts w:ascii="仿宋" w:eastAsia="仿宋" w:hAnsi="仿宋" w:cs="仿宋" w:hint="eastAsia"/>
          <w:sz w:val="32"/>
          <w:szCs w:val="32"/>
          <w:rPrChange w:id="677" w:author="ASUS" w:date="2022-01-09T23:32:00Z">
            <w:rPr>
              <w:rFonts w:hint="eastAsia"/>
              <w:sz w:val="28"/>
              <w:szCs w:val="28"/>
            </w:rPr>
          </w:rPrChange>
        </w:rPr>
        <w:t>学生：太阴不足。</w:t>
      </w:r>
    </w:p>
    <w:p w:rsidR="006B1471" w:rsidRPr="006B1471" w:rsidRDefault="00470CBE">
      <w:pPr>
        <w:ind w:firstLineChars="200" w:firstLine="640"/>
        <w:rPr>
          <w:del w:id="678" w:author="KOU IVY" w:date="2022-01-07T22:23:00Z"/>
          <w:rFonts w:ascii="仿宋" w:eastAsia="仿宋" w:hAnsi="仿宋" w:cs="仿宋"/>
          <w:sz w:val="32"/>
          <w:szCs w:val="32"/>
          <w:rPrChange w:id="679" w:author="ASUS" w:date="2022-01-09T23:32:00Z">
            <w:rPr>
              <w:del w:id="680" w:author="KOU IVY" w:date="2022-01-07T22:23:00Z"/>
              <w:sz w:val="28"/>
              <w:szCs w:val="28"/>
            </w:rPr>
          </w:rPrChange>
        </w:rPr>
      </w:pPr>
      <w:r>
        <w:rPr>
          <w:rFonts w:ascii="仿宋" w:eastAsia="仿宋" w:hAnsi="仿宋" w:cs="仿宋" w:hint="eastAsia"/>
          <w:sz w:val="32"/>
          <w:szCs w:val="32"/>
          <w:rPrChange w:id="681" w:author="ASUS" w:date="2022-01-09T23:32:00Z">
            <w:rPr>
              <w:rFonts w:hint="eastAsia"/>
              <w:sz w:val="28"/>
              <w:szCs w:val="28"/>
            </w:rPr>
          </w:rPrChange>
        </w:rPr>
        <w:t>老师：太阴不足，阳明燥火还能旺吗？本气不足还能旺吗？</w:t>
      </w:r>
    </w:p>
    <w:p w:rsidR="006B1471" w:rsidRPr="006B1471" w:rsidRDefault="00470CBE">
      <w:pPr>
        <w:ind w:firstLineChars="200" w:firstLine="640"/>
        <w:rPr>
          <w:rFonts w:ascii="仿宋" w:eastAsia="仿宋" w:hAnsi="仿宋" w:cs="仿宋"/>
          <w:sz w:val="32"/>
          <w:szCs w:val="32"/>
          <w:rPrChange w:id="682" w:author="ASUS" w:date="2022-01-09T23:32:00Z">
            <w:rPr>
              <w:sz w:val="28"/>
              <w:szCs w:val="28"/>
            </w:rPr>
          </w:rPrChange>
        </w:rPr>
      </w:pPr>
      <w:r>
        <w:rPr>
          <w:rFonts w:ascii="仿宋" w:eastAsia="仿宋" w:hAnsi="仿宋" w:cs="仿宋" w:hint="eastAsia"/>
          <w:sz w:val="32"/>
          <w:szCs w:val="32"/>
          <w:rPrChange w:id="683" w:author="ASUS" w:date="2022-01-09T23:32:00Z">
            <w:rPr>
              <w:rFonts w:hint="eastAsia"/>
              <w:sz w:val="28"/>
              <w:szCs w:val="28"/>
            </w:rPr>
          </w:rPrChange>
        </w:rPr>
        <w:t>你们</w:t>
      </w:r>
      <w:ins w:id="684" w:author="KOU IVY" w:date="2022-01-07T22:23:00Z">
        <w:r>
          <w:rPr>
            <w:rFonts w:ascii="仿宋" w:eastAsia="仿宋" w:hAnsi="仿宋" w:cs="仿宋" w:hint="eastAsia"/>
            <w:sz w:val="32"/>
            <w:szCs w:val="32"/>
            <w:rPrChange w:id="685" w:author="ASUS" w:date="2022-01-09T23:32:00Z">
              <w:rPr>
                <w:rFonts w:hint="eastAsia"/>
                <w:sz w:val="28"/>
                <w:szCs w:val="28"/>
              </w:rPr>
            </w:rPrChange>
          </w:rPr>
          <w:t>的</w:t>
        </w:r>
      </w:ins>
      <w:r>
        <w:rPr>
          <w:rFonts w:ascii="仿宋" w:eastAsia="仿宋" w:hAnsi="仿宋" w:cs="仿宋" w:hint="eastAsia"/>
          <w:sz w:val="32"/>
          <w:szCs w:val="32"/>
          <w:rPrChange w:id="686" w:author="ASUS" w:date="2022-01-09T23:32:00Z">
            <w:rPr>
              <w:rFonts w:hint="eastAsia"/>
              <w:sz w:val="28"/>
              <w:szCs w:val="28"/>
            </w:rPr>
          </w:rPrChange>
        </w:rPr>
        <w:t>回答</w:t>
      </w:r>
      <w:del w:id="687" w:author="KOU IVY" w:date="2022-01-07T22:23:00Z">
        <w:r>
          <w:rPr>
            <w:rFonts w:ascii="仿宋" w:eastAsia="仿宋" w:hAnsi="仿宋" w:cs="仿宋" w:hint="eastAsia"/>
            <w:sz w:val="32"/>
            <w:szCs w:val="32"/>
            <w:rPrChange w:id="68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我的东西，</w:delText>
        </w:r>
      </w:del>
      <w:r>
        <w:rPr>
          <w:rFonts w:ascii="仿宋" w:eastAsia="仿宋" w:hAnsi="仿宋" w:cs="仿宋" w:hint="eastAsia"/>
          <w:sz w:val="32"/>
          <w:szCs w:val="32"/>
          <w:rPrChange w:id="689" w:author="ASUS" w:date="2022-01-09T23:32:00Z">
            <w:rPr>
              <w:rFonts w:hint="eastAsia"/>
              <w:sz w:val="28"/>
              <w:szCs w:val="28"/>
            </w:rPr>
          </w:rPrChange>
        </w:rPr>
        <w:t>一定是剪不断</w:t>
      </w:r>
      <w:del w:id="690" w:author="KOU IVY" w:date="2022-01-07T22:24:00Z">
        <w:r>
          <w:rPr>
            <w:rFonts w:ascii="仿宋" w:eastAsia="仿宋" w:hAnsi="仿宋" w:cs="仿宋" w:hint="eastAsia"/>
            <w:sz w:val="32"/>
            <w:szCs w:val="32"/>
            <w:rPrChange w:id="69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692" w:author="KOU IVY" w:date="2022-01-07T22:24:00Z">
        <w:r>
          <w:rPr>
            <w:rFonts w:ascii="仿宋" w:eastAsia="仿宋" w:hAnsi="仿宋" w:cs="仿宋" w:hint="eastAsia"/>
            <w:sz w:val="32"/>
            <w:szCs w:val="32"/>
            <w:rPrChange w:id="693" w:author="ASUS" w:date="2022-01-09T23:32:00Z">
              <w:rPr>
                <w:rFonts w:hint="eastAsia"/>
                <w:sz w:val="28"/>
                <w:szCs w:val="28"/>
              </w:rPr>
            </w:rPrChange>
          </w:rPr>
          <w:t>、</w:t>
        </w:r>
      </w:ins>
      <w:r>
        <w:rPr>
          <w:rFonts w:ascii="仿宋" w:eastAsia="仿宋" w:hAnsi="仿宋" w:cs="仿宋" w:hint="eastAsia"/>
          <w:sz w:val="32"/>
          <w:szCs w:val="32"/>
          <w:rPrChange w:id="694" w:author="ASUS" w:date="2022-01-09T23:32:00Z">
            <w:rPr>
              <w:rFonts w:hint="eastAsia"/>
              <w:sz w:val="28"/>
              <w:szCs w:val="28"/>
            </w:rPr>
          </w:rPrChange>
        </w:rPr>
        <w:t>理还乱。</w:t>
      </w:r>
    </w:p>
    <w:p w:rsidR="006B1471" w:rsidRPr="006B1471" w:rsidRDefault="00470CBE">
      <w:pPr>
        <w:ind w:firstLineChars="200" w:firstLine="640"/>
        <w:rPr>
          <w:rFonts w:ascii="仿宋" w:eastAsia="仿宋" w:hAnsi="仿宋" w:cs="仿宋"/>
          <w:sz w:val="32"/>
          <w:szCs w:val="32"/>
          <w:rPrChange w:id="695" w:author="ASUS" w:date="2022-01-09T23:32:00Z">
            <w:rPr>
              <w:sz w:val="28"/>
              <w:szCs w:val="28"/>
            </w:rPr>
          </w:rPrChange>
        </w:rPr>
      </w:pPr>
      <w:r>
        <w:rPr>
          <w:rFonts w:ascii="仿宋" w:eastAsia="仿宋" w:hAnsi="仿宋" w:cs="仿宋" w:hint="eastAsia"/>
          <w:sz w:val="32"/>
          <w:szCs w:val="32"/>
          <w:rPrChange w:id="696" w:author="ASUS" w:date="2022-01-09T23:32:00Z">
            <w:rPr>
              <w:rFonts w:hint="eastAsia"/>
              <w:sz w:val="28"/>
              <w:szCs w:val="28"/>
            </w:rPr>
          </w:rPrChange>
        </w:rPr>
        <w:lastRenderedPageBreak/>
        <w:t>我们中医界天天在讲这句话，但背后的逻辑不明白，</w:t>
      </w:r>
      <w:del w:id="697" w:author="KOU IVY" w:date="2022-01-07T22:24:00Z">
        <w:r>
          <w:rPr>
            <w:rFonts w:ascii="仿宋" w:eastAsia="仿宋" w:hAnsi="仿宋" w:cs="仿宋" w:hint="eastAsia"/>
            <w:sz w:val="32"/>
            <w:szCs w:val="32"/>
            <w:rPrChange w:id="69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那个</w:delText>
        </w:r>
      </w:del>
      <w:r>
        <w:rPr>
          <w:rFonts w:ascii="仿宋" w:eastAsia="仿宋" w:hAnsi="仿宋" w:cs="仿宋" w:hint="eastAsia"/>
          <w:sz w:val="32"/>
          <w:szCs w:val="32"/>
          <w:rPrChange w:id="699" w:author="ASUS" w:date="2022-01-09T23:32:00Z">
            <w:rPr>
              <w:rFonts w:hint="eastAsia"/>
              <w:sz w:val="28"/>
              <w:szCs w:val="28"/>
            </w:rPr>
          </w:rPrChange>
        </w:rPr>
        <w:t>湿怎么会成痰呢？</w:t>
      </w:r>
      <w:del w:id="700" w:author="KOU IVY" w:date="2022-01-07T22:24:00Z">
        <w:r>
          <w:rPr>
            <w:rFonts w:ascii="仿宋" w:eastAsia="仿宋" w:hAnsi="仿宋" w:cs="仿宋" w:hint="eastAsia"/>
            <w:sz w:val="32"/>
            <w:szCs w:val="32"/>
            <w:rPrChange w:id="70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不是跟你们说。</w:delText>
        </w:r>
      </w:del>
      <w:r>
        <w:rPr>
          <w:rFonts w:ascii="仿宋" w:eastAsia="仿宋" w:hAnsi="仿宋" w:cs="仿宋" w:hint="eastAsia"/>
          <w:sz w:val="32"/>
          <w:szCs w:val="32"/>
          <w:rPrChange w:id="702" w:author="ASUS" w:date="2022-01-09T23:32:00Z">
            <w:rPr>
              <w:rFonts w:hint="eastAsia"/>
              <w:sz w:val="28"/>
              <w:szCs w:val="28"/>
            </w:rPr>
          </w:rPrChange>
        </w:rPr>
        <w:t>里面要有火，这火是什么？</w:t>
      </w:r>
    </w:p>
    <w:p w:rsidR="006B1471" w:rsidRPr="006B1471" w:rsidRDefault="00470CBE">
      <w:pPr>
        <w:ind w:firstLineChars="200" w:firstLine="640"/>
        <w:rPr>
          <w:rFonts w:ascii="仿宋" w:eastAsia="仿宋" w:hAnsi="仿宋" w:cs="仿宋"/>
          <w:sz w:val="32"/>
          <w:szCs w:val="32"/>
          <w:rPrChange w:id="703" w:author="ASUS" w:date="2022-01-09T23:32:00Z">
            <w:rPr>
              <w:sz w:val="28"/>
              <w:szCs w:val="28"/>
            </w:rPr>
          </w:rPrChange>
        </w:rPr>
      </w:pPr>
      <w:r>
        <w:rPr>
          <w:rFonts w:ascii="仿宋" w:eastAsia="仿宋" w:hAnsi="仿宋" w:cs="仿宋" w:hint="eastAsia"/>
          <w:sz w:val="32"/>
          <w:szCs w:val="32"/>
          <w:rPrChange w:id="704" w:author="ASUS" w:date="2022-01-09T23:32:00Z">
            <w:rPr>
              <w:rFonts w:hint="eastAsia"/>
              <w:sz w:val="28"/>
              <w:szCs w:val="28"/>
            </w:rPr>
          </w:rPrChange>
        </w:rPr>
        <w:t>学生：虚火。</w:t>
      </w:r>
    </w:p>
    <w:p w:rsidR="006B1471" w:rsidRPr="006B1471" w:rsidRDefault="00470CBE">
      <w:pPr>
        <w:ind w:firstLineChars="200" w:firstLine="640"/>
        <w:rPr>
          <w:rFonts w:ascii="仿宋" w:eastAsia="仿宋" w:hAnsi="仿宋" w:cs="仿宋"/>
          <w:sz w:val="32"/>
          <w:szCs w:val="32"/>
          <w:rPrChange w:id="705" w:author="ASUS" w:date="2022-01-09T23:32:00Z">
            <w:rPr>
              <w:sz w:val="28"/>
              <w:szCs w:val="28"/>
            </w:rPr>
          </w:rPrChange>
        </w:rPr>
      </w:pPr>
      <w:r>
        <w:rPr>
          <w:rFonts w:ascii="仿宋" w:eastAsia="仿宋" w:hAnsi="仿宋" w:cs="仿宋" w:hint="eastAsia"/>
          <w:sz w:val="32"/>
          <w:szCs w:val="32"/>
          <w:rPrChange w:id="706" w:author="ASUS" w:date="2022-01-09T23:32:00Z">
            <w:rPr>
              <w:rFonts w:hint="eastAsia"/>
              <w:sz w:val="28"/>
              <w:szCs w:val="28"/>
            </w:rPr>
          </w:rPrChange>
        </w:rPr>
        <w:t>老师：哪个跟你们说是虚火？也不知道是虚是实，是哪个把元气激发出来的？</w:t>
      </w:r>
    </w:p>
    <w:p w:rsidR="006B1471" w:rsidRPr="006B1471" w:rsidRDefault="00470CBE">
      <w:pPr>
        <w:ind w:firstLineChars="200" w:firstLine="640"/>
        <w:rPr>
          <w:rFonts w:ascii="仿宋" w:eastAsia="仿宋" w:hAnsi="仿宋" w:cs="仿宋"/>
          <w:sz w:val="32"/>
          <w:szCs w:val="32"/>
          <w:rPrChange w:id="707" w:author="ASUS" w:date="2022-01-09T23:32:00Z">
            <w:rPr>
              <w:sz w:val="28"/>
              <w:szCs w:val="28"/>
            </w:rPr>
          </w:rPrChange>
        </w:rPr>
      </w:pPr>
      <w:r>
        <w:rPr>
          <w:rFonts w:ascii="仿宋" w:eastAsia="仿宋" w:hAnsi="仿宋" w:cs="仿宋" w:hint="eastAsia"/>
          <w:sz w:val="32"/>
          <w:szCs w:val="32"/>
          <w:rPrChange w:id="708" w:author="ASUS" w:date="2022-01-09T23:32:00Z">
            <w:rPr>
              <w:rFonts w:hint="eastAsia"/>
              <w:sz w:val="28"/>
              <w:szCs w:val="28"/>
            </w:rPr>
          </w:rPrChange>
        </w:rPr>
        <w:t>学生：湿气。</w:t>
      </w:r>
    </w:p>
    <w:p w:rsidR="006B1471" w:rsidRPr="006B1471" w:rsidRDefault="00470CBE">
      <w:pPr>
        <w:ind w:firstLineChars="200" w:firstLine="640"/>
        <w:rPr>
          <w:rFonts w:ascii="仿宋" w:eastAsia="仿宋" w:hAnsi="仿宋" w:cs="仿宋"/>
          <w:sz w:val="32"/>
          <w:szCs w:val="32"/>
          <w:rPrChange w:id="709" w:author="ASUS" w:date="2022-01-09T23:32:00Z">
            <w:rPr>
              <w:sz w:val="28"/>
              <w:szCs w:val="28"/>
            </w:rPr>
          </w:rPrChange>
        </w:rPr>
      </w:pPr>
      <w:r>
        <w:rPr>
          <w:rFonts w:ascii="仿宋" w:eastAsia="仿宋" w:hAnsi="仿宋" w:cs="仿宋" w:hint="eastAsia"/>
          <w:sz w:val="32"/>
          <w:szCs w:val="32"/>
          <w:rPrChange w:id="710" w:author="ASUS" w:date="2022-01-09T23:32:00Z">
            <w:rPr>
              <w:rFonts w:hint="eastAsia"/>
              <w:sz w:val="28"/>
              <w:szCs w:val="28"/>
            </w:rPr>
          </w:rPrChange>
        </w:rPr>
        <w:t>老师：对</w:t>
      </w:r>
      <w:del w:id="711" w:author="KOU IVY" w:date="2022-01-07T22:25:00Z">
        <w:r>
          <w:rPr>
            <w:rFonts w:ascii="仿宋" w:eastAsia="仿宋" w:hAnsi="仿宋" w:cs="仿宋" w:hint="eastAsia"/>
            <w:sz w:val="32"/>
            <w:szCs w:val="32"/>
            <w:rPrChange w:id="71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了</w:delText>
        </w:r>
      </w:del>
      <w:r>
        <w:rPr>
          <w:rFonts w:ascii="仿宋" w:eastAsia="仿宋" w:hAnsi="仿宋" w:cs="仿宋" w:hint="eastAsia"/>
          <w:sz w:val="32"/>
          <w:szCs w:val="32"/>
          <w:rPrChange w:id="713" w:author="ASUS" w:date="2022-01-09T23:32:00Z">
            <w:rPr>
              <w:rFonts w:hint="eastAsia"/>
              <w:sz w:val="28"/>
              <w:szCs w:val="28"/>
            </w:rPr>
          </w:rPrChange>
        </w:rPr>
        <w:t>，湿气把元气激发出来，元气在干什么？</w:t>
      </w:r>
      <w:ins w:id="714" w:author="KOU IVY" w:date="2022-01-07T22:28:00Z">
        <w:r>
          <w:rPr>
            <w:rFonts w:ascii="仿宋" w:eastAsia="仿宋" w:hAnsi="仿宋" w:cs="仿宋" w:hint="eastAsia"/>
            <w:sz w:val="32"/>
            <w:szCs w:val="32"/>
            <w:rPrChange w:id="715" w:author="ASUS" w:date="2022-01-09T23:32:00Z">
              <w:rPr>
                <w:rFonts w:hint="eastAsia"/>
                <w:sz w:val="28"/>
                <w:szCs w:val="28"/>
              </w:rPr>
            </w:rPrChange>
          </w:rPr>
          <w:t>将湿变成痰多火一定来源</w:t>
        </w:r>
      </w:ins>
      <w:ins w:id="716" w:author="KOU IVY" w:date="2022-01-07T22:29:00Z">
        <w:r>
          <w:rPr>
            <w:rFonts w:ascii="仿宋" w:eastAsia="仿宋" w:hAnsi="仿宋" w:cs="仿宋" w:hint="eastAsia"/>
            <w:sz w:val="32"/>
            <w:szCs w:val="32"/>
            <w:rPrChange w:id="717" w:author="ASUS" w:date="2022-01-09T23:32:00Z">
              <w:rPr>
                <w:rFonts w:hint="eastAsia"/>
                <w:sz w:val="28"/>
                <w:szCs w:val="28"/>
              </w:rPr>
            </w:rPrChange>
          </w:rPr>
          <w:t>于在</w:t>
        </w:r>
      </w:ins>
      <w:r>
        <w:rPr>
          <w:rFonts w:ascii="仿宋" w:eastAsia="仿宋" w:hAnsi="仿宋" w:cs="仿宋" w:hint="eastAsia"/>
          <w:sz w:val="32"/>
          <w:szCs w:val="32"/>
          <w:rPrChange w:id="718" w:author="ASUS" w:date="2022-01-09T23:32:00Z">
            <w:rPr>
              <w:rFonts w:hint="eastAsia"/>
              <w:sz w:val="28"/>
              <w:szCs w:val="28"/>
            </w:rPr>
          </w:rPrChange>
        </w:rPr>
        <w:t>攻</w:t>
      </w:r>
      <w:ins w:id="719" w:author="KOU IVY" w:date="2022-01-07T22:30:00Z">
        <w:r>
          <w:rPr>
            <w:rFonts w:ascii="仿宋" w:eastAsia="仿宋" w:hAnsi="仿宋" w:cs="仿宋" w:hint="eastAsia"/>
            <w:sz w:val="32"/>
            <w:szCs w:val="32"/>
            <w:rPrChange w:id="720" w:author="ASUS" w:date="2022-01-09T23:32:00Z">
              <w:rPr>
                <w:rFonts w:hint="eastAsia"/>
                <w:sz w:val="28"/>
                <w:szCs w:val="28"/>
              </w:rPr>
            </w:rPrChange>
          </w:rPr>
          <w:t>实</w:t>
        </w:r>
      </w:ins>
      <w:r>
        <w:rPr>
          <w:rFonts w:ascii="仿宋" w:eastAsia="仿宋" w:hAnsi="仿宋" w:cs="仿宋" w:hint="eastAsia"/>
          <w:sz w:val="32"/>
          <w:szCs w:val="32"/>
          <w:rPrChange w:id="721" w:author="ASUS" w:date="2022-01-09T23:32:00Z">
            <w:rPr>
              <w:rFonts w:hint="eastAsia"/>
              <w:sz w:val="28"/>
              <w:szCs w:val="28"/>
            </w:rPr>
          </w:rPrChange>
        </w:rPr>
        <w:t>的</w:t>
      </w:r>
      <w:del w:id="722" w:author="KOU IVY" w:date="2022-01-07T22:29:00Z">
        <w:r>
          <w:rPr>
            <w:rFonts w:ascii="仿宋" w:eastAsia="仿宋" w:hAnsi="仿宋" w:cs="仿宋" w:hint="eastAsia"/>
            <w:sz w:val="32"/>
            <w:szCs w:val="32"/>
            <w:rPrChange w:id="72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过程中</w:delText>
        </w:r>
      </w:del>
      <w:ins w:id="724" w:author="KOU IVY" w:date="2022-01-07T22:29:00Z">
        <w:r>
          <w:rPr>
            <w:rFonts w:ascii="仿宋" w:eastAsia="仿宋" w:hAnsi="仿宋" w:cs="仿宋" w:hint="eastAsia"/>
            <w:sz w:val="32"/>
            <w:szCs w:val="32"/>
            <w:rPrChange w:id="725" w:author="ASUS" w:date="2022-01-09T23:32:00Z">
              <w:rPr>
                <w:rFonts w:hint="eastAsia"/>
                <w:sz w:val="28"/>
                <w:szCs w:val="28"/>
              </w:rPr>
            </w:rPrChange>
          </w:rPr>
          <w:t>元气。</w:t>
        </w:r>
      </w:ins>
      <w:del w:id="726" w:author="KOU IVY" w:date="2022-01-07T22:29:00Z">
        <w:r>
          <w:rPr>
            <w:rFonts w:ascii="仿宋" w:eastAsia="仿宋" w:hAnsi="仿宋" w:cs="仿宋" w:hint="eastAsia"/>
            <w:sz w:val="32"/>
            <w:szCs w:val="32"/>
            <w:rPrChange w:id="72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怎么形成</w:delText>
        </w:r>
      </w:del>
      <w:r>
        <w:rPr>
          <w:rFonts w:ascii="仿宋" w:eastAsia="仿宋" w:hAnsi="仿宋" w:cs="仿宋" w:hint="eastAsia"/>
          <w:sz w:val="32"/>
          <w:szCs w:val="32"/>
          <w:rPrChange w:id="728" w:author="ASUS" w:date="2022-01-09T23:32:00Z">
            <w:rPr>
              <w:rFonts w:hint="eastAsia"/>
              <w:sz w:val="28"/>
              <w:szCs w:val="28"/>
            </w:rPr>
          </w:rPrChange>
        </w:rPr>
        <w:t>痰</w:t>
      </w:r>
      <w:del w:id="729" w:author="KOU IVY" w:date="2022-01-07T22:29:00Z">
        <w:r>
          <w:rPr>
            <w:rFonts w:ascii="仿宋" w:eastAsia="仿宋" w:hAnsi="仿宋" w:cs="仿宋" w:hint="eastAsia"/>
            <w:sz w:val="32"/>
            <w:szCs w:val="32"/>
            <w:rPrChange w:id="73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的？</w:delText>
        </w:r>
      </w:del>
      <w:ins w:id="731" w:author="KOU IVY" w:date="2022-01-07T22:30:00Z">
        <w:r>
          <w:rPr>
            <w:rFonts w:ascii="仿宋" w:eastAsia="仿宋" w:hAnsi="仿宋" w:cs="仿宋" w:hint="eastAsia"/>
            <w:sz w:val="32"/>
            <w:szCs w:val="32"/>
            <w:rPrChange w:id="732" w:author="ASUS" w:date="2022-01-09T23:32:00Z">
              <w:rPr>
                <w:rFonts w:hint="eastAsia"/>
                <w:sz w:val="28"/>
                <w:szCs w:val="28"/>
              </w:rPr>
            </w:rPrChange>
          </w:rPr>
          <w:t>有病字头，</w:t>
        </w:r>
      </w:ins>
      <w:ins w:id="733" w:author="KOU IVY" w:date="2022-01-07T22:32:00Z">
        <w:r>
          <w:rPr>
            <w:rFonts w:ascii="仿宋" w:eastAsia="仿宋" w:hAnsi="仿宋" w:cs="仿宋" w:hint="eastAsia"/>
            <w:sz w:val="32"/>
            <w:szCs w:val="32"/>
            <w:rPrChange w:id="734" w:author="ASUS" w:date="2022-01-09T23:32:00Z">
              <w:rPr>
                <w:rFonts w:hint="eastAsia"/>
                <w:sz w:val="28"/>
                <w:szCs w:val="28"/>
              </w:rPr>
            </w:rPrChange>
          </w:rPr>
          <w:t>是</w:t>
        </w:r>
      </w:ins>
      <w:ins w:id="735" w:author="KOU IVY" w:date="2022-01-07T22:31:00Z">
        <w:r>
          <w:rPr>
            <w:rFonts w:ascii="仿宋" w:eastAsia="仿宋" w:hAnsi="仿宋" w:cs="仿宋" w:hint="eastAsia"/>
            <w:sz w:val="32"/>
            <w:szCs w:val="32"/>
            <w:rPrChange w:id="736" w:author="ASUS" w:date="2022-01-09T23:32:00Z">
              <w:rPr>
                <w:rFonts w:hint="eastAsia"/>
                <w:sz w:val="28"/>
                <w:szCs w:val="28"/>
              </w:rPr>
            </w:rPrChange>
          </w:rPr>
          <w:t>把火给</w:t>
        </w:r>
        <w:r>
          <w:rPr>
            <w:rFonts w:ascii="仿宋" w:eastAsia="仿宋" w:hAnsi="仿宋" w:cs="仿宋" w:hint="eastAsia"/>
            <w:color w:val="FF0000"/>
            <w:sz w:val="32"/>
            <w:szCs w:val="32"/>
            <w:rPrChange w:id="737" w:author="ASUS" w:date="2022-01-09T23:32:00Z">
              <w:rPr>
                <w:rFonts w:hint="eastAsia"/>
                <w:sz w:val="28"/>
                <w:szCs w:val="28"/>
              </w:rPr>
            </w:rPrChange>
          </w:rPr>
          <w:t>圈起</w:t>
        </w:r>
        <w:r>
          <w:rPr>
            <w:rFonts w:ascii="仿宋" w:eastAsia="仿宋" w:hAnsi="仿宋" w:cs="仿宋" w:hint="eastAsia"/>
            <w:sz w:val="32"/>
            <w:szCs w:val="32"/>
            <w:rPrChange w:id="738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r>
        <w:rPr>
          <w:rFonts w:ascii="仿宋" w:eastAsia="仿宋" w:hAnsi="仿宋" w:cs="仿宋" w:hint="eastAsia"/>
          <w:sz w:val="32"/>
          <w:szCs w:val="32"/>
          <w:rPrChange w:id="739" w:author="ASUS" w:date="2022-01-09T23:32:00Z">
            <w:rPr>
              <w:rFonts w:hint="eastAsia"/>
              <w:sz w:val="28"/>
              <w:szCs w:val="28"/>
            </w:rPr>
          </w:rPrChange>
        </w:rPr>
        <w:t>成饮的时候，元气还攻不攻？</w:t>
      </w:r>
    </w:p>
    <w:p w:rsidR="006B1471" w:rsidRPr="006B1471" w:rsidRDefault="00470CBE">
      <w:pPr>
        <w:ind w:firstLineChars="200" w:firstLine="640"/>
        <w:rPr>
          <w:rFonts w:ascii="仿宋" w:eastAsia="仿宋" w:hAnsi="仿宋" w:cs="仿宋"/>
          <w:sz w:val="32"/>
          <w:szCs w:val="32"/>
          <w:rPrChange w:id="740" w:author="ASUS" w:date="2022-01-09T23:32:00Z">
            <w:rPr>
              <w:sz w:val="28"/>
              <w:szCs w:val="28"/>
            </w:rPr>
          </w:rPrChange>
        </w:rPr>
      </w:pPr>
      <w:r>
        <w:rPr>
          <w:rFonts w:ascii="仿宋" w:eastAsia="仿宋" w:hAnsi="仿宋" w:cs="仿宋" w:hint="eastAsia"/>
          <w:sz w:val="32"/>
          <w:szCs w:val="32"/>
          <w:rPrChange w:id="741" w:author="ASUS" w:date="2022-01-09T23:32:00Z">
            <w:rPr>
              <w:rFonts w:hint="eastAsia"/>
              <w:sz w:val="28"/>
              <w:szCs w:val="28"/>
            </w:rPr>
          </w:rPrChange>
        </w:rPr>
        <w:t>学生：也攻。</w:t>
      </w:r>
    </w:p>
    <w:p w:rsidR="006B1471" w:rsidRPr="006B1471" w:rsidRDefault="00470CBE">
      <w:pPr>
        <w:ind w:firstLineChars="200" w:firstLine="640"/>
        <w:rPr>
          <w:rFonts w:ascii="仿宋" w:eastAsia="仿宋" w:hAnsi="仿宋" w:cs="仿宋"/>
          <w:sz w:val="32"/>
          <w:szCs w:val="32"/>
          <w:rPrChange w:id="742" w:author="ASUS" w:date="2022-01-09T23:32:00Z">
            <w:rPr>
              <w:sz w:val="28"/>
              <w:szCs w:val="28"/>
            </w:rPr>
          </w:rPrChange>
        </w:rPr>
      </w:pPr>
      <w:r>
        <w:rPr>
          <w:rFonts w:ascii="仿宋" w:eastAsia="仿宋" w:hAnsi="仿宋" w:cs="仿宋" w:hint="eastAsia"/>
          <w:sz w:val="32"/>
          <w:szCs w:val="32"/>
          <w:rPrChange w:id="743" w:author="ASUS" w:date="2022-01-09T23:32:00Z">
            <w:rPr>
              <w:rFonts w:hint="eastAsia"/>
              <w:sz w:val="28"/>
              <w:szCs w:val="28"/>
            </w:rPr>
          </w:rPrChange>
        </w:rPr>
        <w:t>老师：都是攻的情况，为什么一个成饮？一个成痰呢？</w:t>
      </w:r>
      <w:del w:id="744" w:author="KOU IVY" w:date="2022-01-07T22:32:00Z">
        <w:r>
          <w:rPr>
            <w:rFonts w:ascii="仿宋" w:eastAsia="仿宋" w:hAnsi="仿宋" w:cs="仿宋" w:hint="eastAsia"/>
            <w:sz w:val="32"/>
            <w:szCs w:val="32"/>
            <w:rPrChange w:id="74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你们摸</w:delText>
        </w:r>
      </w:del>
      <w:r>
        <w:rPr>
          <w:rFonts w:ascii="仿宋" w:eastAsia="仿宋" w:hAnsi="仿宋" w:cs="仿宋" w:hint="eastAsia"/>
          <w:sz w:val="32"/>
          <w:szCs w:val="32"/>
          <w:rPrChange w:id="746" w:author="ASUS" w:date="2022-01-09T23:32:00Z">
            <w:rPr>
              <w:rFonts w:hint="eastAsia"/>
              <w:sz w:val="28"/>
              <w:szCs w:val="28"/>
            </w:rPr>
          </w:rPrChange>
        </w:rPr>
        <w:t>水饮脉</w:t>
      </w:r>
      <w:del w:id="747" w:author="KOU IVY" w:date="2022-01-07T22:32:00Z">
        <w:r>
          <w:rPr>
            <w:rFonts w:ascii="仿宋" w:eastAsia="仿宋" w:hAnsi="仿宋" w:cs="仿宋" w:hint="eastAsia"/>
            <w:sz w:val="32"/>
            <w:szCs w:val="32"/>
            <w:rPrChange w:id="74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r>
        <w:rPr>
          <w:rFonts w:ascii="仿宋" w:eastAsia="仿宋" w:hAnsi="仿宋" w:cs="仿宋" w:hint="eastAsia"/>
          <w:sz w:val="32"/>
          <w:szCs w:val="32"/>
          <w:rPrChange w:id="749" w:author="ASUS" w:date="2022-01-09T23:32:00Z">
            <w:rPr>
              <w:rFonts w:hint="eastAsia"/>
              <w:sz w:val="28"/>
              <w:szCs w:val="28"/>
            </w:rPr>
          </w:rPrChange>
        </w:rPr>
        <w:t>攻的</w:t>
      </w:r>
      <w:del w:id="750" w:author="KOU IVY" w:date="2022-01-07T22:32:00Z">
        <w:r>
          <w:rPr>
            <w:rFonts w:ascii="仿宋" w:eastAsia="仿宋" w:hAnsi="仿宋" w:cs="仿宋" w:hint="eastAsia"/>
            <w:sz w:val="32"/>
            <w:szCs w:val="32"/>
            <w:rPrChange w:id="75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时候</w:delText>
        </w:r>
      </w:del>
      <w:r>
        <w:rPr>
          <w:rFonts w:ascii="仿宋" w:eastAsia="仿宋" w:hAnsi="仿宋" w:cs="仿宋" w:hint="eastAsia"/>
          <w:sz w:val="32"/>
          <w:szCs w:val="32"/>
          <w:rPrChange w:id="752" w:author="ASUS" w:date="2022-01-09T23:32:00Z">
            <w:rPr>
              <w:rFonts w:hint="eastAsia"/>
              <w:sz w:val="28"/>
              <w:szCs w:val="28"/>
            </w:rPr>
          </w:rPrChange>
        </w:rPr>
        <w:t>力量</w:t>
      </w:r>
      <w:ins w:id="753" w:author="KOU IVY" w:date="2022-01-07T22:32:00Z">
        <w:r>
          <w:rPr>
            <w:rFonts w:ascii="仿宋" w:eastAsia="仿宋" w:hAnsi="仿宋" w:cs="仿宋" w:hint="eastAsia"/>
            <w:sz w:val="32"/>
            <w:szCs w:val="32"/>
            <w:rPrChange w:id="754" w:author="ASUS" w:date="2022-01-09T23:32:00Z">
              <w:rPr>
                <w:rFonts w:hint="eastAsia"/>
                <w:sz w:val="28"/>
                <w:szCs w:val="28"/>
              </w:rPr>
            </w:rPrChange>
          </w:rPr>
          <w:t>很</w:t>
        </w:r>
      </w:ins>
      <w:r>
        <w:rPr>
          <w:rFonts w:ascii="仿宋" w:eastAsia="仿宋" w:hAnsi="仿宋" w:cs="仿宋" w:hint="eastAsia"/>
          <w:sz w:val="32"/>
          <w:szCs w:val="32"/>
          <w:rPrChange w:id="755" w:author="ASUS" w:date="2022-01-09T23:32:00Z">
            <w:rPr>
              <w:rFonts w:hint="eastAsia"/>
              <w:sz w:val="28"/>
              <w:szCs w:val="28"/>
            </w:rPr>
          </w:rPrChange>
        </w:rPr>
        <w:t>足</w:t>
      </w:r>
      <w:del w:id="756" w:author="KOU IVY" w:date="2022-01-07T22:32:00Z">
        <w:r>
          <w:rPr>
            <w:rFonts w:ascii="仿宋" w:eastAsia="仿宋" w:hAnsi="仿宋" w:cs="仿宋" w:hint="eastAsia"/>
            <w:sz w:val="32"/>
            <w:szCs w:val="32"/>
            <w:rPrChange w:id="75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得很</w:delText>
        </w:r>
      </w:del>
      <w:r>
        <w:rPr>
          <w:rFonts w:ascii="仿宋" w:eastAsia="仿宋" w:hAnsi="仿宋" w:cs="仿宋" w:hint="eastAsia"/>
          <w:sz w:val="32"/>
          <w:szCs w:val="32"/>
          <w:rPrChange w:id="758" w:author="ASUS" w:date="2022-01-09T23:32:00Z">
            <w:rPr>
              <w:rFonts w:hint="eastAsia"/>
              <w:sz w:val="28"/>
              <w:szCs w:val="28"/>
            </w:rPr>
          </w:rPrChange>
        </w:rPr>
        <w:t>，</w:t>
      </w:r>
      <w:del w:id="759" w:author="KOU IVY" w:date="2022-01-07T22:32:00Z">
        <w:r>
          <w:rPr>
            <w:rFonts w:ascii="仿宋" w:eastAsia="仿宋" w:hAnsi="仿宋" w:cs="仿宋" w:hint="eastAsia"/>
            <w:sz w:val="32"/>
            <w:szCs w:val="32"/>
            <w:rPrChange w:id="76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你们摸</w:delText>
        </w:r>
      </w:del>
      <w:r>
        <w:rPr>
          <w:rFonts w:ascii="仿宋" w:eastAsia="仿宋" w:hAnsi="仿宋" w:cs="仿宋" w:hint="eastAsia"/>
          <w:sz w:val="32"/>
          <w:szCs w:val="32"/>
          <w:rPrChange w:id="761" w:author="ASUS" w:date="2022-01-09T23:32:00Z">
            <w:rPr>
              <w:rFonts w:hint="eastAsia"/>
              <w:sz w:val="28"/>
              <w:szCs w:val="28"/>
            </w:rPr>
          </w:rPrChange>
        </w:rPr>
        <w:t>痰</w:t>
      </w:r>
      <w:ins w:id="762" w:author="KOU IVY" w:date="2022-01-07T22:32:00Z">
        <w:r>
          <w:rPr>
            <w:rFonts w:ascii="仿宋" w:eastAsia="仿宋" w:hAnsi="仿宋" w:cs="仿宋" w:hint="eastAsia"/>
            <w:sz w:val="32"/>
            <w:szCs w:val="32"/>
            <w:rPrChange w:id="763" w:author="ASUS" w:date="2022-01-09T23:32:00Z">
              <w:rPr>
                <w:rFonts w:hint="eastAsia"/>
                <w:sz w:val="28"/>
                <w:szCs w:val="28"/>
              </w:rPr>
            </w:rPrChange>
          </w:rPr>
          <w:t>的脉象</w:t>
        </w:r>
      </w:ins>
      <w:r>
        <w:rPr>
          <w:rFonts w:ascii="仿宋" w:eastAsia="仿宋" w:hAnsi="仿宋" w:cs="仿宋" w:hint="eastAsia"/>
          <w:sz w:val="32"/>
          <w:szCs w:val="32"/>
          <w:rPrChange w:id="764" w:author="ASUS" w:date="2022-01-09T23:32:00Z">
            <w:rPr>
              <w:rFonts w:hint="eastAsia"/>
              <w:sz w:val="28"/>
              <w:szCs w:val="28"/>
            </w:rPr>
          </w:rPrChange>
        </w:rPr>
        <w:t>只是火飘，元气不足。</w:t>
      </w:r>
    </w:p>
    <w:p w:rsidR="006B1471" w:rsidRPr="006B1471" w:rsidRDefault="00470CBE">
      <w:pPr>
        <w:ind w:firstLineChars="200" w:firstLine="640"/>
        <w:rPr>
          <w:rFonts w:ascii="仿宋" w:eastAsia="仿宋" w:hAnsi="仿宋" w:cs="仿宋"/>
          <w:sz w:val="32"/>
          <w:szCs w:val="32"/>
          <w:rPrChange w:id="765" w:author="ASUS" w:date="2022-01-09T23:32:00Z">
            <w:rPr>
              <w:sz w:val="28"/>
              <w:szCs w:val="28"/>
            </w:rPr>
          </w:rPrChange>
        </w:rPr>
      </w:pPr>
      <w:del w:id="766" w:author="KOU IVY" w:date="2022-01-07T22:33:00Z">
        <w:r>
          <w:rPr>
            <w:rFonts w:ascii="仿宋" w:eastAsia="仿宋" w:hAnsi="仿宋" w:cs="仿宋" w:hint="eastAsia"/>
            <w:sz w:val="32"/>
            <w:szCs w:val="32"/>
            <w:rPrChange w:id="76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老师：</w:delText>
        </w:r>
      </w:del>
      <w:r>
        <w:rPr>
          <w:rFonts w:ascii="仿宋" w:eastAsia="仿宋" w:hAnsi="仿宋" w:cs="仿宋" w:hint="eastAsia"/>
          <w:sz w:val="32"/>
          <w:szCs w:val="32"/>
          <w:rPrChange w:id="768" w:author="ASUS" w:date="2022-01-09T23:32:00Z">
            <w:rPr>
              <w:rFonts w:hint="eastAsia"/>
              <w:sz w:val="28"/>
              <w:szCs w:val="28"/>
            </w:rPr>
          </w:rPrChange>
        </w:rPr>
        <w:t>元气这东西展开有很多层面。</w:t>
      </w:r>
      <w:ins w:id="769" w:author="KOU IVY" w:date="2022-01-07T22:33:00Z">
        <w:r>
          <w:rPr>
            <w:rFonts w:ascii="仿宋" w:eastAsia="仿宋" w:hAnsi="仿宋" w:cs="仿宋" w:hint="eastAsia"/>
            <w:sz w:val="32"/>
            <w:szCs w:val="32"/>
            <w:rPrChange w:id="770" w:author="ASUS" w:date="2022-01-09T23:32:00Z">
              <w:rPr>
                <w:rFonts w:hint="eastAsia"/>
                <w:sz w:val="28"/>
                <w:szCs w:val="28"/>
              </w:rPr>
            </w:rPrChange>
          </w:rPr>
          <w:t>有</w:t>
        </w:r>
      </w:ins>
      <w:r>
        <w:rPr>
          <w:rFonts w:ascii="仿宋" w:eastAsia="仿宋" w:hAnsi="仿宋" w:cs="仿宋" w:hint="eastAsia"/>
          <w:sz w:val="32"/>
          <w:szCs w:val="32"/>
          <w:rPrChange w:id="771" w:author="ASUS" w:date="2022-01-09T23:32:00Z">
            <w:rPr>
              <w:rFonts w:hint="eastAsia"/>
              <w:sz w:val="28"/>
              <w:szCs w:val="28"/>
            </w:rPr>
          </w:rPrChange>
        </w:rPr>
        <w:t>湿气</w:t>
      </w:r>
      <w:del w:id="772" w:author="KOU IVY" w:date="2022-01-07T22:33:00Z">
        <w:r>
          <w:rPr>
            <w:rFonts w:ascii="仿宋" w:eastAsia="仿宋" w:hAnsi="仿宋" w:cs="仿宋" w:hint="eastAsia"/>
            <w:sz w:val="32"/>
            <w:szCs w:val="32"/>
            <w:rPrChange w:id="77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在那里</w:delText>
        </w:r>
      </w:del>
      <w:r>
        <w:rPr>
          <w:rFonts w:ascii="仿宋" w:eastAsia="仿宋" w:hAnsi="仿宋" w:cs="仿宋" w:hint="eastAsia"/>
          <w:sz w:val="32"/>
          <w:szCs w:val="32"/>
          <w:rPrChange w:id="774" w:author="ASUS" w:date="2022-01-09T23:32:00Z">
            <w:rPr>
              <w:rFonts w:hint="eastAsia"/>
              <w:sz w:val="28"/>
              <w:szCs w:val="28"/>
            </w:rPr>
          </w:rPrChange>
        </w:rPr>
        <w:t>元气</w:t>
      </w:r>
      <w:ins w:id="775" w:author="KOU IVY" w:date="2022-01-07T22:34:00Z">
        <w:r>
          <w:rPr>
            <w:rFonts w:ascii="仿宋" w:eastAsia="仿宋" w:hAnsi="仿宋" w:cs="仿宋" w:hint="eastAsia"/>
            <w:sz w:val="32"/>
            <w:szCs w:val="32"/>
            <w:rPrChange w:id="776" w:author="ASUS" w:date="2022-01-09T23:32:00Z">
              <w:rPr>
                <w:rFonts w:hint="eastAsia"/>
                <w:sz w:val="28"/>
                <w:szCs w:val="28"/>
              </w:rPr>
            </w:rPrChange>
          </w:rPr>
          <w:t>就一定</w:t>
        </w:r>
      </w:ins>
      <w:r>
        <w:rPr>
          <w:rFonts w:ascii="仿宋" w:eastAsia="仿宋" w:hAnsi="仿宋" w:cs="仿宋" w:hint="eastAsia"/>
          <w:sz w:val="32"/>
          <w:szCs w:val="32"/>
          <w:rPrChange w:id="777" w:author="ASUS" w:date="2022-01-09T23:32:00Z">
            <w:rPr>
              <w:rFonts w:hint="eastAsia"/>
              <w:sz w:val="28"/>
              <w:szCs w:val="28"/>
            </w:rPr>
          </w:rPrChange>
        </w:rPr>
        <w:t>过来攻，攻的时候会出现什么情况？为什么会成痰？</w:t>
      </w:r>
      <w:del w:id="778" w:author="KOU IVY" w:date="2022-01-07T22:34:00Z">
        <w:r>
          <w:rPr>
            <w:rFonts w:ascii="仿宋" w:eastAsia="仿宋" w:hAnsi="仿宋" w:cs="仿宋" w:hint="eastAsia"/>
            <w:sz w:val="32"/>
            <w:szCs w:val="32"/>
            <w:rPrChange w:id="77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它要</w:delText>
        </w:r>
      </w:del>
      <w:ins w:id="780" w:author="KOU IVY" w:date="2022-01-07T22:34:00Z">
        <w:r>
          <w:rPr>
            <w:rFonts w:ascii="仿宋" w:eastAsia="仿宋" w:hAnsi="仿宋" w:cs="仿宋" w:hint="eastAsia"/>
            <w:sz w:val="32"/>
            <w:szCs w:val="32"/>
            <w:rPrChange w:id="781" w:author="ASUS" w:date="2022-01-09T23:32:00Z">
              <w:rPr>
                <w:rFonts w:hint="eastAsia"/>
                <w:sz w:val="28"/>
                <w:szCs w:val="28"/>
              </w:rPr>
            </w:rPrChange>
          </w:rPr>
          <w:t>元气</w:t>
        </w:r>
      </w:ins>
      <w:r>
        <w:rPr>
          <w:rFonts w:ascii="仿宋" w:eastAsia="仿宋" w:hAnsi="仿宋" w:cs="仿宋" w:hint="eastAsia"/>
          <w:sz w:val="32"/>
          <w:szCs w:val="32"/>
          <w:rPrChange w:id="782" w:author="ASUS" w:date="2022-01-09T23:32:00Z">
            <w:rPr>
              <w:rFonts w:hint="eastAsia"/>
              <w:sz w:val="28"/>
              <w:szCs w:val="28"/>
            </w:rPr>
          </w:rPrChange>
        </w:rPr>
        <w:t>让</w:t>
      </w:r>
      <w:ins w:id="783" w:author="KOU IVY" w:date="2022-01-07T22:34:00Z">
        <w:r>
          <w:rPr>
            <w:rFonts w:ascii="仿宋" w:eastAsia="仿宋" w:hAnsi="仿宋" w:cs="仿宋" w:hint="eastAsia"/>
            <w:sz w:val="32"/>
            <w:szCs w:val="32"/>
            <w:rPrChange w:id="784" w:author="ASUS" w:date="2022-01-09T23:32:00Z">
              <w:rPr>
                <w:rFonts w:hint="eastAsia"/>
                <w:sz w:val="28"/>
                <w:szCs w:val="28"/>
              </w:rPr>
            </w:rPrChange>
          </w:rPr>
          <w:t>湿</w:t>
        </w:r>
      </w:ins>
      <w:del w:id="785" w:author="KOU IVY" w:date="2022-01-07T22:34:00Z">
        <w:r>
          <w:rPr>
            <w:rFonts w:ascii="仿宋" w:eastAsia="仿宋" w:hAnsi="仿宋" w:cs="仿宋" w:hint="eastAsia"/>
            <w:sz w:val="32"/>
            <w:szCs w:val="32"/>
            <w:rPrChange w:id="78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它</w:delText>
        </w:r>
      </w:del>
      <w:r>
        <w:rPr>
          <w:rFonts w:ascii="仿宋" w:eastAsia="仿宋" w:hAnsi="仿宋" w:cs="仿宋" w:hint="eastAsia"/>
          <w:sz w:val="32"/>
          <w:szCs w:val="32"/>
          <w:rPrChange w:id="787" w:author="ASUS" w:date="2022-01-09T23:32:00Z">
            <w:rPr>
              <w:rFonts w:hint="eastAsia"/>
              <w:sz w:val="28"/>
              <w:szCs w:val="28"/>
            </w:rPr>
          </w:rPrChange>
        </w:rPr>
        <w:t>成痰，</w:t>
      </w:r>
      <w:del w:id="788" w:author="KOU IVY" w:date="2022-01-07T22:34:00Z">
        <w:r>
          <w:rPr>
            <w:rFonts w:ascii="仿宋" w:eastAsia="仿宋" w:hAnsi="仿宋" w:cs="仿宋" w:hint="eastAsia"/>
            <w:sz w:val="32"/>
            <w:szCs w:val="32"/>
            <w:rPrChange w:id="78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它</w:delText>
        </w:r>
      </w:del>
      <w:r>
        <w:rPr>
          <w:rFonts w:ascii="仿宋" w:eastAsia="仿宋" w:hAnsi="仿宋" w:cs="仿宋" w:hint="eastAsia"/>
          <w:sz w:val="32"/>
          <w:szCs w:val="32"/>
          <w:rPrChange w:id="790" w:author="ASUS" w:date="2022-01-09T23:32:00Z">
            <w:rPr>
              <w:rFonts w:hint="eastAsia"/>
              <w:sz w:val="28"/>
              <w:szCs w:val="28"/>
            </w:rPr>
          </w:rPrChange>
        </w:rPr>
        <w:t>一定有它的目的；</w:t>
      </w:r>
      <w:del w:id="791" w:author="KOU IVY" w:date="2022-01-07T22:34:00Z">
        <w:r>
          <w:rPr>
            <w:rFonts w:ascii="仿宋" w:eastAsia="仿宋" w:hAnsi="仿宋" w:cs="仿宋" w:hint="eastAsia"/>
            <w:sz w:val="32"/>
            <w:szCs w:val="32"/>
            <w:rPrChange w:id="79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它要</w:delText>
        </w:r>
      </w:del>
      <w:r>
        <w:rPr>
          <w:rFonts w:ascii="仿宋" w:eastAsia="仿宋" w:hAnsi="仿宋" w:cs="仿宋" w:hint="eastAsia"/>
          <w:sz w:val="32"/>
          <w:szCs w:val="32"/>
          <w:rPrChange w:id="793" w:author="ASUS" w:date="2022-01-09T23:32:00Z">
            <w:rPr>
              <w:rFonts w:hint="eastAsia"/>
              <w:sz w:val="28"/>
              <w:szCs w:val="28"/>
            </w:rPr>
          </w:rPrChange>
        </w:rPr>
        <w:t>成饮</w:t>
      </w:r>
      <w:del w:id="794" w:author="KOU IVY" w:date="2022-01-07T22:34:00Z">
        <w:r>
          <w:rPr>
            <w:rFonts w:ascii="仿宋" w:eastAsia="仿宋" w:hAnsi="仿宋" w:cs="仿宋" w:hint="eastAsia"/>
            <w:sz w:val="32"/>
            <w:szCs w:val="32"/>
            <w:rPrChange w:id="79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r>
        <w:rPr>
          <w:rFonts w:ascii="仿宋" w:eastAsia="仿宋" w:hAnsi="仿宋" w:cs="仿宋" w:hint="eastAsia"/>
          <w:sz w:val="32"/>
          <w:szCs w:val="32"/>
          <w:rPrChange w:id="796" w:author="ASUS" w:date="2022-01-09T23:32:00Z">
            <w:rPr>
              <w:rFonts w:hint="eastAsia"/>
              <w:sz w:val="28"/>
              <w:szCs w:val="28"/>
            </w:rPr>
          </w:rPrChange>
        </w:rPr>
        <w:t>也有它的目的，我们元气非常聪明，非大脑所能</w:t>
      </w:r>
      <w:del w:id="797" w:author="KOU IVY" w:date="2022-01-07T22:35:00Z">
        <w:r>
          <w:rPr>
            <w:rFonts w:ascii="仿宋" w:eastAsia="仿宋" w:hAnsi="仿宋" w:cs="仿宋" w:hint="eastAsia"/>
            <w:sz w:val="32"/>
            <w:szCs w:val="32"/>
            <w:rPrChange w:id="79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思维</w:delText>
        </w:r>
      </w:del>
      <w:ins w:id="799" w:author="KOU IVY" w:date="2022-01-07T22:35:00Z">
        <w:r>
          <w:rPr>
            <w:rFonts w:ascii="仿宋" w:eastAsia="仿宋" w:hAnsi="仿宋" w:cs="仿宋" w:hint="eastAsia"/>
            <w:sz w:val="32"/>
            <w:szCs w:val="32"/>
            <w:rPrChange w:id="800" w:author="ASUS" w:date="2022-01-09T23:32:00Z">
              <w:rPr>
                <w:rFonts w:hint="eastAsia"/>
                <w:sz w:val="28"/>
                <w:szCs w:val="28"/>
              </w:rPr>
            </w:rPrChange>
          </w:rPr>
          <w:t>想象</w:t>
        </w:r>
      </w:ins>
      <w:r>
        <w:rPr>
          <w:rFonts w:ascii="仿宋" w:eastAsia="仿宋" w:hAnsi="仿宋" w:cs="仿宋" w:hint="eastAsia"/>
          <w:sz w:val="32"/>
          <w:szCs w:val="32"/>
          <w:rPrChange w:id="801" w:author="ASUS" w:date="2022-01-09T23:32:00Z">
            <w:rPr>
              <w:rFonts w:hint="eastAsia"/>
              <w:sz w:val="28"/>
              <w:szCs w:val="28"/>
            </w:rPr>
          </w:rPrChange>
        </w:rPr>
        <w:t>，但每天</w:t>
      </w:r>
      <w:del w:id="802" w:author="KOU IVY" w:date="2022-01-07T22:35:00Z">
        <w:r>
          <w:rPr>
            <w:rFonts w:ascii="仿宋" w:eastAsia="仿宋" w:hAnsi="仿宋" w:cs="仿宋" w:hint="eastAsia"/>
            <w:sz w:val="32"/>
            <w:szCs w:val="32"/>
            <w:rPrChange w:id="80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它</w:delText>
        </w:r>
      </w:del>
      <w:ins w:id="804" w:author="KOU IVY" w:date="2022-01-07T22:35:00Z">
        <w:r>
          <w:rPr>
            <w:rFonts w:ascii="仿宋" w:eastAsia="仿宋" w:hAnsi="仿宋" w:cs="仿宋" w:hint="eastAsia"/>
            <w:sz w:val="32"/>
            <w:szCs w:val="32"/>
            <w:rPrChange w:id="805" w:author="ASUS" w:date="2022-01-09T23:32:00Z">
              <w:rPr>
                <w:rFonts w:hint="eastAsia"/>
                <w:sz w:val="28"/>
                <w:szCs w:val="28"/>
              </w:rPr>
            </w:rPrChange>
          </w:rPr>
          <w:t>元气</w:t>
        </w:r>
      </w:ins>
      <w:r>
        <w:rPr>
          <w:rFonts w:ascii="仿宋" w:eastAsia="仿宋" w:hAnsi="仿宋" w:cs="仿宋" w:hint="eastAsia"/>
          <w:sz w:val="32"/>
          <w:szCs w:val="32"/>
          <w:rPrChange w:id="806" w:author="ASUS" w:date="2022-01-09T23:32:00Z">
            <w:rPr>
              <w:rFonts w:hint="eastAsia"/>
              <w:sz w:val="28"/>
              <w:szCs w:val="28"/>
            </w:rPr>
          </w:rPrChange>
        </w:rPr>
        <w:t>就这样</w:t>
      </w:r>
      <w:del w:id="807" w:author="KOU IVY" w:date="2022-01-07T22:35:00Z">
        <w:r>
          <w:rPr>
            <w:rFonts w:ascii="仿宋" w:eastAsia="仿宋" w:hAnsi="仿宋" w:cs="仿宋" w:hint="eastAsia"/>
            <w:sz w:val="32"/>
            <w:szCs w:val="32"/>
            <w:rPrChange w:id="80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生命</w:delText>
        </w:r>
      </w:del>
      <w:ins w:id="809" w:author="KOU IVY" w:date="2022-01-07T22:35:00Z">
        <w:r>
          <w:rPr>
            <w:rFonts w:ascii="仿宋" w:eastAsia="仿宋" w:hAnsi="仿宋" w:cs="仿宋" w:hint="eastAsia"/>
            <w:sz w:val="32"/>
            <w:szCs w:val="32"/>
            <w:rPrChange w:id="810" w:author="ASUS" w:date="2022-01-09T23:32:00Z">
              <w:rPr>
                <w:rFonts w:hint="eastAsia"/>
                <w:sz w:val="28"/>
                <w:szCs w:val="28"/>
              </w:rPr>
            </w:rPrChange>
          </w:rPr>
          <w:t>工作</w:t>
        </w:r>
      </w:ins>
      <w:r>
        <w:rPr>
          <w:rFonts w:ascii="仿宋" w:eastAsia="仿宋" w:hAnsi="仿宋" w:cs="仿宋" w:hint="eastAsia"/>
          <w:sz w:val="32"/>
          <w:szCs w:val="32"/>
          <w:rPrChange w:id="811" w:author="ASUS" w:date="2022-01-09T23:32:00Z">
            <w:rPr>
              <w:rFonts w:hint="eastAsia"/>
              <w:sz w:val="28"/>
              <w:szCs w:val="28"/>
            </w:rPr>
          </w:rPrChange>
        </w:rPr>
        <w:t>着。</w:t>
      </w:r>
      <w:del w:id="812" w:author="KOU IVY" w:date="2022-01-07T22:35:00Z">
        <w:r>
          <w:rPr>
            <w:rFonts w:ascii="仿宋" w:eastAsia="仿宋" w:hAnsi="仿宋" w:cs="仿宋" w:hint="eastAsia"/>
            <w:sz w:val="32"/>
            <w:szCs w:val="32"/>
            <w:rPrChange w:id="81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是不是，</w:delText>
        </w:r>
      </w:del>
      <w:r>
        <w:rPr>
          <w:rFonts w:ascii="仿宋" w:eastAsia="仿宋" w:hAnsi="仿宋" w:cs="仿宋" w:hint="eastAsia"/>
          <w:sz w:val="32"/>
          <w:szCs w:val="32"/>
          <w:rPrChange w:id="814" w:author="ASUS" w:date="2022-01-09T23:32:00Z">
            <w:rPr>
              <w:rFonts w:hint="eastAsia"/>
              <w:sz w:val="28"/>
              <w:szCs w:val="28"/>
            </w:rPr>
          </w:rPrChange>
        </w:rPr>
        <w:t>你们看有火，说明痰</w:t>
      </w:r>
      <w:del w:id="815" w:author="KOU IVY" w:date="2022-01-07T22:35:00Z">
        <w:r>
          <w:rPr>
            <w:rFonts w:ascii="仿宋" w:eastAsia="仿宋" w:hAnsi="仿宋" w:cs="仿宋" w:hint="eastAsia"/>
            <w:sz w:val="32"/>
            <w:szCs w:val="32"/>
            <w:rPrChange w:id="81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它</w:delText>
        </w:r>
      </w:del>
      <w:r>
        <w:rPr>
          <w:rFonts w:ascii="仿宋" w:eastAsia="仿宋" w:hAnsi="仿宋" w:cs="仿宋" w:hint="eastAsia"/>
          <w:sz w:val="32"/>
          <w:szCs w:val="32"/>
          <w:rPrChange w:id="817" w:author="ASUS" w:date="2022-01-09T23:32:00Z">
            <w:rPr>
              <w:rFonts w:hint="eastAsia"/>
              <w:sz w:val="28"/>
              <w:szCs w:val="28"/>
            </w:rPr>
          </w:rPrChange>
        </w:rPr>
        <w:t>要往哪里走？火性炎上，它开始往哪里走</w:t>
      </w:r>
      <w:del w:id="818" w:author="KOU IVY" w:date="2022-01-07T22:36:00Z">
        <w:r>
          <w:rPr>
            <w:rFonts w:ascii="仿宋" w:eastAsia="仿宋" w:hAnsi="仿宋" w:cs="仿宋" w:hint="eastAsia"/>
            <w:sz w:val="32"/>
            <w:szCs w:val="32"/>
            <w:rPrChange w:id="81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820" w:author="KOU IVY" w:date="2022-01-07T22:36:00Z">
        <w:r>
          <w:rPr>
            <w:rFonts w:ascii="仿宋" w:eastAsia="仿宋" w:hAnsi="仿宋" w:cs="仿宋" w:hint="eastAsia"/>
            <w:sz w:val="32"/>
            <w:szCs w:val="32"/>
            <w:rPrChange w:id="821" w:author="ASUS" w:date="2022-01-09T23:32:00Z">
              <w:rPr>
                <w:rFonts w:hint="eastAsia"/>
                <w:sz w:val="28"/>
                <w:szCs w:val="28"/>
              </w:rPr>
            </w:rPrChange>
          </w:rPr>
          <w:t>？</w:t>
        </w:r>
      </w:ins>
      <w:r>
        <w:rPr>
          <w:rFonts w:ascii="仿宋" w:eastAsia="仿宋" w:hAnsi="仿宋" w:cs="仿宋" w:hint="eastAsia"/>
          <w:sz w:val="32"/>
          <w:szCs w:val="32"/>
          <w:rPrChange w:id="822" w:author="ASUS" w:date="2022-01-09T23:32:00Z">
            <w:rPr>
              <w:rFonts w:hint="eastAsia"/>
              <w:sz w:val="28"/>
              <w:szCs w:val="28"/>
            </w:rPr>
          </w:rPrChange>
        </w:rPr>
        <w:t>往上往外往表往上焦</w:t>
      </w:r>
      <w:ins w:id="823" w:author="KOU IVY" w:date="2022-01-07T22:36:00Z">
        <w:r>
          <w:rPr>
            <w:rFonts w:ascii="仿宋" w:eastAsia="仿宋" w:hAnsi="仿宋" w:cs="仿宋" w:hint="eastAsia"/>
            <w:sz w:val="32"/>
            <w:szCs w:val="32"/>
            <w:rPrChange w:id="824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del w:id="825" w:author="KOU IVY" w:date="2022-01-07T22:36:00Z">
        <w:r>
          <w:rPr>
            <w:rFonts w:ascii="仿宋" w:eastAsia="仿宋" w:hAnsi="仿宋" w:cs="仿宋" w:hint="eastAsia"/>
            <w:sz w:val="32"/>
            <w:szCs w:val="32"/>
            <w:rPrChange w:id="82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；</w:delText>
        </w:r>
      </w:del>
      <w:r>
        <w:rPr>
          <w:rFonts w:ascii="仿宋" w:eastAsia="仿宋" w:hAnsi="仿宋" w:cs="仿宋" w:hint="eastAsia"/>
          <w:sz w:val="32"/>
          <w:szCs w:val="32"/>
          <w:rPrChange w:id="827" w:author="ASUS" w:date="2022-01-09T23:32:00Z">
            <w:rPr>
              <w:rFonts w:hint="eastAsia"/>
              <w:sz w:val="28"/>
              <w:szCs w:val="28"/>
            </w:rPr>
          </w:rPrChange>
        </w:rPr>
        <w:t>中医讲无痰不作祟，</w:t>
      </w:r>
      <w:del w:id="828" w:author="KOU IVY" w:date="2022-01-07T22:36:00Z">
        <w:r>
          <w:rPr>
            <w:rFonts w:ascii="仿宋" w:eastAsia="仿宋" w:hAnsi="仿宋" w:cs="仿宋" w:hint="eastAsia"/>
            <w:sz w:val="32"/>
            <w:szCs w:val="32"/>
            <w:rPrChange w:id="82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“</w:delText>
        </w:r>
      </w:del>
      <w:r>
        <w:rPr>
          <w:rFonts w:ascii="仿宋" w:eastAsia="仿宋" w:hAnsi="仿宋" w:cs="仿宋" w:hint="eastAsia"/>
          <w:sz w:val="32"/>
          <w:szCs w:val="32"/>
          <w:rPrChange w:id="830" w:author="ASUS" w:date="2022-01-09T23:32:00Z">
            <w:rPr>
              <w:rFonts w:hint="eastAsia"/>
              <w:sz w:val="28"/>
              <w:szCs w:val="28"/>
            </w:rPr>
          </w:rPrChange>
        </w:rPr>
        <w:t>痰</w:t>
      </w:r>
      <w:del w:id="831" w:author="KOU IVY" w:date="2022-01-07T22:36:00Z">
        <w:r>
          <w:rPr>
            <w:rFonts w:ascii="仿宋" w:eastAsia="仿宋" w:hAnsi="仿宋" w:cs="仿宋" w:hint="eastAsia"/>
            <w:sz w:val="32"/>
            <w:szCs w:val="32"/>
            <w:rPrChange w:id="83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”</w:delText>
        </w:r>
      </w:del>
      <w:r>
        <w:rPr>
          <w:rFonts w:ascii="仿宋" w:eastAsia="仿宋" w:hAnsi="仿宋" w:cs="仿宋" w:hint="eastAsia"/>
          <w:sz w:val="32"/>
          <w:szCs w:val="32"/>
          <w:rPrChange w:id="833" w:author="ASUS" w:date="2022-01-09T23:32:00Z">
            <w:rPr>
              <w:rFonts w:hint="eastAsia"/>
              <w:sz w:val="28"/>
              <w:szCs w:val="28"/>
            </w:rPr>
          </w:rPrChange>
        </w:rPr>
        <w:t>里面有两个火推动它，</w:t>
      </w:r>
      <w:del w:id="834" w:author="KOU IVY" w:date="2022-01-07T22:37:00Z">
        <w:r>
          <w:rPr>
            <w:rFonts w:ascii="仿宋" w:eastAsia="仿宋" w:hAnsi="仿宋" w:cs="仿宋" w:hint="eastAsia"/>
            <w:sz w:val="32"/>
            <w:szCs w:val="32"/>
            <w:rPrChange w:id="83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中医</w:delText>
        </w:r>
      </w:del>
      <w:ins w:id="836" w:author="KOU IVY" w:date="2022-01-07T22:37:00Z">
        <w:r>
          <w:rPr>
            <w:rFonts w:ascii="仿宋" w:eastAsia="仿宋" w:hAnsi="仿宋" w:cs="仿宋" w:hint="eastAsia"/>
            <w:sz w:val="32"/>
            <w:szCs w:val="32"/>
            <w:rPrChange w:id="837" w:author="ASUS" w:date="2022-01-09T23:32:00Z">
              <w:rPr>
                <w:rFonts w:hint="eastAsia"/>
                <w:sz w:val="28"/>
                <w:szCs w:val="28"/>
              </w:rPr>
            </w:rPrChange>
          </w:rPr>
          <w:t>痰分</w:t>
        </w:r>
      </w:ins>
      <w:del w:id="838" w:author="KOU IVY" w:date="2022-01-07T22:36:00Z">
        <w:r>
          <w:rPr>
            <w:rFonts w:ascii="仿宋" w:eastAsia="仿宋" w:hAnsi="仿宋" w:cs="仿宋" w:hint="eastAsia"/>
            <w:sz w:val="32"/>
            <w:szCs w:val="32"/>
            <w:rPrChange w:id="83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说</w:delText>
        </w:r>
      </w:del>
      <w:r>
        <w:rPr>
          <w:rFonts w:ascii="仿宋" w:eastAsia="仿宋" w:hAnsi="仿宋" w:cs="仿宋" w:hint="eastAsia"/>
          <w:sz w:val="32"/>
          <w:szCs w:val="32"/>
          <w:rPrChange w:id="840" w:author="ASUS" w:date="2022-01-09T23:32:00Z">
            <w:rPr>
              <w:rFonts w:hint="eastAsia"/>
              <w:sz w:val="28"/>
              <w:szCs w:val="28"/>
            </w:rPr>
          </w:rPrChange>
        </w:rPr>
        <w:t>有形之痰和无形之痰，</w:t>
      </w:r>
      <w:del w:id="841" w:author="KOU IVY" w:date="2022-01-07T22:38:00Z">
        <w:r>
          <w:rPr>
            <w:rFonts w:ascii="仿宋" w:eastAsia="仿宋" w:hAnsi="仿宋" w:cs="仿宋" w:hint="eastAsia"/>
            <w:sz w:val="32"/>
            <w:szCs w:val="32"/>
            <w:rPrChange w:id="84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无形之痰就不说。</w:delText>
        </w:r>
      </w:del>
      <w:r>
        <w:rPr>
          <w:rFonts w:ascii="仿宋" w:eastAsia="仿宋" w:hAnsi="仿宋" w:cs="仿宋" w:hint="eastAsia"/>
          <w:sz w:val="32"/>
          <w:szCs w:val="32"/>
          <w:rPrChange w:id="843" w:author="ASUS" w:date="2022-01-09T23:32:00Z">
            <w:rPr>
              <w:rFonts w:hint="eastAsia"/>
              <w:sz w:val="28"/>
              <w:szCs w:val="28"/>
            </w:rPr>
          </w:rPrChange>
        </w:rPr>
        <w:t>我们</w:t>
      </w:r>
      <w:del w:id="844" w:author="KOU IVY" w:date="2022-01-07T22:38:00Z">
        <w:r>
          <w:rPr>
            <w:rFonts w:ascii="仿宋" w:eastAsia="仿宋" w:hAnsi="仿宋" w:cs="仿宋" w:hint="eastAsia"/>
            <w:sz w:val="32"/>
            <w:szCs w:val="32"/>
            <w:rPrChange w:id="84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谈</w:delText>
        </w:r>
      </w:del>
      <w:ins w:id="846" w:author="KOU IVY" w:date="2022-01-07T22:38:00Z">
        <w:r>
          <w:rPr>
            <w:rFonts w:ascii="仿宋" w:eastAsia="仿宋" w:hAnsi="仿宋" w:cs="仿宋" w:hint="eastAsia"/>
            <w:sz w:val="32"/>
            <w:szCs w:val="32"/>
            <w:rPrChange w:id="847" w:author="ASUS" w:date="2022-01-09T23:32:00Z">
              <w:rPr>
                <w:rFonts w:hint="eastAsia"/>
                <w:sz w:val="28"/>
                <w:szCs w:val="28"/>
              </w:rPr>
            </w:rPrChange>
          </w:rPr>
          <w:t>只看</w:t>
        </w:r>
      </w:ins>
      <w:r>
        <w:rPr>
          <w:rFonts w:ascii="仿宋" w:eastAsia="仿宋" w:hAnsi="仿宋" w:cs="仿宋" w:hint="eastAsia"/>
          <w:sz w:val="32"/>
          <w:szCs w:val="32"/>
          <w:rPrChange w:id="848" w:author="ASUS" w:date="2022-01-09T23:32:00Z">
            <w:rPr>
              <w:rFonts w:hint="eastAsia"/>
              <w:sz w:val="28"/>
              <w:szCs w:val="28"/>
            </w:rPr>
          </w:rPrChange>
        </w:rPr>
        <w:t>有形之痰，它推动要干嘛？如果</w:t>
      </w:r>
      <w:del w:id="849" w:author="KOU IVY" w:date="2022-01-07T22:38:00Z">
        <w:r>
          <w:rPr>
            <w:rFonts w:ascii="仿宋" w:eastAsia="仿宋" w:hAnsi="仿宋" w:cs="仿宋" w:hint="eastAsia"/>
            <w:sz w:val="32"/>
            <w:szCs w:val="32"/>
            <w:rPrChange w:id="85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我们</w:delText>
        </w:r>
      </w:del>
      <w:r>
        <w:rPr>
          <w:rFonts w:ascii="仿宋" w:eastAsia="仿宋" w:hAnsi="仿宋" w:cs="仿宋" w:hint="eastAsia"/>
          <w:sz w:val="32"/>
          <w:szCs w:val="32"/>
          <w:rPrChange w:id="851" w:author="ASUS" w:date="2022-01-09T23:32:00Z">
            <w:rPr>
              <w:rFonts w:hint="eastAsia"/>
              <w:sz w:val="28"/>
              <w:szCs w:val="28"/>
            </w:rPr>
          </w:rPrChange>
        </w:rPr>
        <w:t>元气把湿气一化，就不会存在痰。</w:t>
      </w:r>
      <w:del w:id="852" w:author="KOU IVY" w:date="2022-01-07T22:38:00Z">
        <w:r>
          <w:rPr>
            <w:rFonts w:ascii="仿宋" w:eastAsia="仿宋" w:hAnsi="仿宋" w:cs="仿宋" w:hint="eastAsia"/>
            <w:b/>
            <w:bCs/>
            <w:sz w:val="32"/>
            <w:szCs w:val="32"/>
            <w:rPrChange w:id="85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记住</w:delText>
        </w:r>
      </w:del>
      <w:r>
        <w:rPr>
          <w:rFonts w:ascii="仿宋" w:eastAsia="仿宋" w:hAnsi="仿宋" w:cs="仿宋" w:hint="eastAsia"/>
          <w:b/>
          <w:bCs/>
          <w:sz w:val="32"/>
          <w:szCs w:val="32"/>
          <w:rPrChange w:id="854" w:author="ASUS" w:date="2022-01-09T23:32:00Z">
            <w:rPr>
              <w:rFonts w:hint="eastAsia"/>
              <w:sz w:val="28"/>
              <w:szCs w:val="28"/>
            </w:rPr>
          </w:rPrChange>
        </w:rPr>
        <w:t>痰就是元气来化湿、攻湿、</w:t>
      </w:r>
      <w:del w:id="855" w:author="KOU IVY" w:date="2022-01-07T22:39:00Z">
        <w:r>
          <w:rPr>
            <w:rFonts w:ascii="仿宋" w:eastAsia="仿宋" w:hAnsi="仿宋" w:cs="仿宋" w:hint="eastAsia"/>
            <w:b/>
            <w:bCs/>
            <w:sz w:val="32"/>
            <w:szCs w:val="32"/>
            <w:rPrChange w:id="85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破</w:delText>
        </w:r>
      </w:del>
      <w:ins w:id="857" w:author="KOU IVY" w:date="2022-01-07T22:39:00Z">
        <w:r>
          <w:rPr>
            <w:rFonts w:ascii="仿宋" w:eastAsia="仿宋" w:hAnsi="仿宋" w:cs="仿宋" w:hint="eastAsia"/>
            <w:b/>
            <w:bCs/>
            <w:sz w:val="32"/>
            <w:szCs w:val="32"/>
            <w:rPrChange w:id="858" w:author="ASUS" w:date="2022-01-09T23:32:00Z">
              <w:rPr>
                <w:rFonts w:hint="eastAsia"/>
                <w:b/>
                <w:bCs/>
                <w:sz w:val="28"/>
                <w:szCs w:val="28"/>
              </w:rPr>
            </w:rPrChange>
          </w:rPr>
          <w:t>燥</w:t>
        </w:r>
      </w:ins>
      <w:r>
        <w:rPr>
          <w:rFonts w:ascii="仿宋" w:eastAsia="仿宋" w:hAnsi="仿宋" w:cs="仿宋" w:hint="eastAsia"/>
          <w:b/>
          <w:bCs/>
          <w:sz w:val="32"/>
          <w:szCs w:val="32"/>
          <w:rPrChange w:id="859" w:author="ASUS" w:date="2022-01-09T23:32:00Z">
            <w:rPr>
              <w:rFonts w:hint="eastAsia"/>
              <w:sz w:val="28"/>
              <w:szCs w:val="28"/>
            </w:rPr>
          </w:rPrChange>
        </w:rPr>
        <w:t>湿而没有完全化的病理产物。</w:t>
      </w:r>
      <w:r>
        <w:rPr>
          <w:rFonts w:ascii="仿宋" w:eastAsia="仿宋" w:hAnsi="仿宋" w:cs="仿宋" w:hint="eastAsia"/>
          <w:sz w:val="32"/>
          <w:szCs w:val="32"/>
          <w:rPrChange w:id="860" w:author="ASUS" w:date="2022-01-09T23:32:00Z">
            <w:rPr>
              <w:rFonts w:hint="eastAsia"/>
              <w:sz w:val="28"/>
              <w:szCs w:val="28"/>
            </w:rPr>
          </w:rPrChange>
        </w:rPr>
        <w:t>湿在正常的状态下，就是</w:t>
      </w:r>
      <w:ins w:id="861" w:author="KOU IVY" w:date="2022-01-07T22:41:00Z">
        <w:r>
          <w:rPr>
            <w:rFonts w:ascii="仿宋" w:eastAsia="仿宋" w:hAnsi="仿宋" w:cs="仿宋" w:hint="eastAsia"/>
            <w:sz w:val="32"/>
            <w:szCs w:val="32"/>
            <w:rPrChange w:id="862" w:author="ASUS" w:date="2022-01-09T23:32:00Z">
              <w:rPr>
                <w:rFonts w:hint="eastAsia"/>
                <w:sz w:val="28"/>
                <w:szCs w:val="28"/>
              </w:rPr>
            </w:rPrChange>
          </w:rPr>
          <w:t>元气</w:t>
        </w:r>
      </w:ins>
      <w:del w:id="863" w:author="KOU IVY" w:date="2022-01-07T22:41:00Z">
        <w:r>
          <w:rPr>
            <w:rFonts w:ascii="仿宋" w:eastAsia="仿宋" w:hAnsi="仿宋" w:cs="仿宋" w:hint="eastAsia"/>
            <w:sz w:val="32"/>
            <w:szCs w:val="32"/>
            <w:rPrChange w:id="86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我们</w:delText>
        </w:r>
      </w:del>
      <w:r>
        <w:rPr>
          <w:rFonts w:ascii="仿宋" w:eastAsia="仿宋" w:hAnsi="仿宋" w:cs="仿宋" w:hint="eastAsia"/>
          <w:sz w:val="32"/>
          <w:szCs w:val="32"/>
          <w:rPrChange w:id="865" w:author="ASUS" w:date="2022-01-09T23:32:00Z">
            <w:rPr>
              <w:rFonts w:hint="eastAsia"/>
              <w:sz w:val="28"/>
              <w:szCs w:val="28"/>
            </w:rPr>
          </w:rPrChange>
        </w:rPr>
        <w:t>的运化产物，它不存在病邪！</w:t>
      </w:r>
      <w:del w:id="866" w:author="KOU IVY" w:date="2022-01-07T22:41:00Z">
        <w:r>
          <w:rPr>
            <w:rFonts w:ascii="仿宋" w:eastAsia="仿宋" w:hAnsi="仿宋" w:cs="仿宋" w:hint="eastAsia"/>
            <w:sz w:val="32"/>
            <w:szCs w:val="32"/>
            <w:rPrChange w:id="86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懂不懂？</w:delText>
        </w:r>
      </w:del>
      <w:del w:id="868" w:author="KOU IVY" w:date="2022-01-07T22:42:00Z">
        <w:r>
          <w:rPr>
            <w:rFonts w:ascii="仿宋" w:eastAsia="仿宋" w:hAnsi="仿宋" w:cs="仿宋" w:hint="eastAsia"/>
            <w:sz w:val="32"/>
            <w:szCs w:val="32"/>
            <w:rPrChange w:id="86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我们讲</w:delText>
        </w:r>
      </w:del>
      <w:r>
        <w:rPr>
          <w:rFonts w:ascii="仿宋" w:eastAsia="仿宋" w:hAnsi="仿宋" w:cs="仿宋" w:hint="eastAsia"/>
          <w:sz w:val="32"/>
          <w:szCs w:val="32"/>
          <w:rPrChange w:id="870" w:author="ASUS" w:date="2022-01-09T23:32:00Z">
            <w:rPr>
              <w:rFonts w:hint="eastAsia"/>
              <w:sz w:val="28"/>
              <w:szCs w:val="28"/>
            </w:rPr>
          </w:rPrChange>
        </w:rPr>
        <w:t>湿邪为患，</w:t>
      </w:r>
      <w:r>
        <w:rPr>
          <w:rFonts w:ascii="仿宋" w:eastAsia="仿宋" w:hAnsi="仿宋" w:cs="仿宋" w:hint="eastAsia"/>
          <w:sz w:val="32"/>
          <w:szCs w:val="32"/>
          <w:rPrChange w:id="871" w:author="ASUS" w:date="2022-01-09T23:32:00Z">
            <w:rPr>
              <w:rFonts w:hint="eastAsia"/>
              <w:sz w:val="28"/>
              <w:szCs w:val="28"/>
            </w:rPr>
          </w:rPrChange>
        </w:rPr>
        <w:lastRenderedPageBreak/>
        <w:t>湿邪运化功能走得慢才叫湿邪。湿在中医，通俗名叫“代谢</w:t>
      </w:r>
      <w:r>
        <w:rPr>
          <w:rFonts w:ascii="仿宋" w:eastAsia="仿宋" w:hAnsi="仿宋" w:cs="仿宋"/>
          <w:sz w:val="32"/>
          <w:szCs w:val="32"/>
          <w:rPrChange w:id="872" w:author="ASUS" w:date="2022-01-09T23:32:00Z">
            <w:rPr>
              <w:sz w:val="28"/>
              <w:szCs w:val="28"/>
            </w:rPr>
          </w:rPrChange>
        </w:rPr>
        <w:t>”</w:t>
      </w:r>
      <w:r>
        <w:rPr>
          <w:rFonts w:ascii="仿宋" w:eastAsia="仿宋" w:hAnsi="仿宋" w:cs="仿宋" w:hint="eastAsia"/>
          <w:sz w:val="32"/>
          <w:szCs w:val="32"/>
          <w:rPrChange w:id="873" w:author="ASUS" w:date="2022-01-09T23:32:00Z">
            <w:rPr>
              <w:rFonts w:hint="eastAsia"/>
              <w:sz w:val="28"/>
              <w:szCs w:val="28"/>
            </w:rPr>
          </w:rPrChange>
        </w:rPr>
        <w:t>，</w:t>
      </w:r>
      <w:del w:id="874" w:author="KOU IVY" w:date="2022-01-07T22:42:00Z">
        <w:r>
          <w:rPr>
            <w:rFonts w:ascii="仿宋" w:eastAsia="仿宋" w:hAnsi="仿宋" w:cs="仿宋" w:hint="eastAsia"/>
            <w:sz w:val="32"/>
            <w:szCs w:val="32"/>
            <w:rPrChange w:id="87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记住，</w:delText>
        </w:r>
      </w:del>
      <w:del w:id="876" w:author="KOU IVY" w:date="2022-01-07T22:43:00Z">
        <w:r>
          <w:rPr>
            <w:rFonts w:ascii="仿宋" w:eastAsia="仿宋" w:hAnsi="仿宋" w:cs="仿宋" w:hint="eastAsia"/>
            <w:sz w:val="32"/>
            <w:szCs w:val="32"/>
            <w:rPrChange w:id="87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我们</w:delText>
        </w:r>
      </w:del>
      <w:ins w:id="878" w:author="KOU IVY" w:date="2022-01-07T22:43:00Z">
        <w:r>
          <w:rPr>
            <w:rFonts w:ascii="仿宋" w:eastAsia="仿宋" w:hAnsi="仿宋" w:cs="仿宋" w:hint="eastAsia"/>
            <w:sz w:val="32"/>
            <w:szCs w:val="32"/>
            <w:rPrChange w:id="879" w:author="ASUS" w:date="2022-01-09T23:32:00Z">
              <w:rPr>
                <w:rFonts w:hint="eastAsia"/>
                <w:sz w:val="28"/>
                <w:szCs w:val="28"/>
              </w:rPr>
            </w:rPrChange>
          </w:rPr>
          <w:t>人体</w:t>
        </w:r>
      </w:ins>
      <w:r>
        <w:rPr>
          <w:rFonts w:ascii="仿宋" w:eastAsia="仿宋" w:hAnsi="仿宋" w:cs="仿宋" w:hint="eastAsia"/>
          <w:sz w:val="32"/>
          <w:szCs w:val="32"/>
          <w:rPrChange w:id="880" w:author="ASUS" w:date="2022-01-09T23:32:00Z">
            <w:rPr>
              <w:rFonts w:hint="eastAsia"/>
              <w:sz w:val="28"/>
              <w:szCs w:val="28"/>
            </w:rPr>
          </w:rPrChange>
        </w:rPr>
        <w:t>各种代谢就是湿，湿是</w:t>
      </w:r>
      <w:del w:id="881" w:author="KOU IVY" w:date="2022-01-07T22:43:00Z">
        <w:r>
          <w:rPr>
            <w:rFonts w:ascii="仿宋" w:eastAsia="仿宋" w:hAnsi="仿宋" w:cs="仿宋" w:hint="eastAsia"/>
            <w:sz w:val="32"/>
            <w:szCs w:val="32"/>
            <w:rPrChange w:id="88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我们</w:delText>
        </w:r>
      </w:del>
      <w:ins w:id="883" w:author="KOU IVY" w:date="2022-01-07T22:43:00Z">
        <w:r>
          <w:rPr>
            <w:rFonts w:ascii="仿宋" w:eastAsia="仿宋" w:hAnsi="仿宋" w:cs="仿宋" w:hint="eastAsia"/>
            <w:sz w:val="32"/>
            <w:szCs w:val="32"/>
            <w:rPrChange w:id="884" w:author="ASUS" w:date="2022-01-09T23:32:00Z">
              <w:rPr>
                <w:rFonts w:hint="eastAsia"/>
                <w:sz w:val="28"/>
                <w:szCs w:val="28"/>
              </w:rPr>
            </w:rPrChange>
          </w:rPr>
          <w:t>人体</w:t>
        </w:r>
      </w:ins>
      <w:r>
        <w:rPr>
          <w:rFonts w:ascii="仿宋" w:eastAsia="仿宋" w:hAnsi="仿宋" w:cs="仿宋" w:hint="eastAsia"/>
          <w:sz w:val="32"/>
          <w:szCs w:val="32"/>
          <w:rPrChange w:id="885" w:author="ASUS" w:date="2022-01-09T23:32:00Z">
            <w:rPr>
              <w:rFonts w:hint="eastAsia"/>
              <w:sz w:val="28"/>
              <w:szCs w:val="28"/>
            </w:rPr>
          </w:rPrChange>
        </w:rPr>
        <w:t>各种代谢的状态性描述，</w:t>
      </w:r>
      <w:del w:id="886" w:author="KOU IVY" w:date="2022-01-07T22:44:00Z">
        <w:r>
          <w:rPr>
            <w:rFonts w:ascii="仿宋" w:eastAsia="仿宋" w:hAnsi="仿宋" w:cs="仿宋" w:hint="eastAsia"/>
            <w:sz w:val="32"/>
            <w:szCs w:val="32"/>
            <w:rPrChange w:id="88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你们</w:delText>
        </w:r>
      </w:del>
      <w:ins w:id="888" w:author="KOU IVY" w:date="2022-01-07T22:44:00Z">
        <w:r>
          <w:rPr>
            <w:rFonts w:ascii="仿宋" w:eastAsia="仿宋" w:hAnsi="仿宋" w:cs="仿宋" w:hint="eastAsia"/>
            <w:sz w:val="32"/>
            <w:szCs w:val="32"/>
            <w:rPrChange w:id="889" w:author="ASUS" w:date="2022-01-09T23:32:00Z">
              <w:rPr>
                <w:rFonts w:hint="eastAsia"/>
                <w:sz w:val="28"/>
                <w:szCs w:val="28"/>
              </w:rPr>
            </w:rPrChange>
          </w:rPr>
          <w:t>要</w:t>
        </w:r>
      </w:ins>
      <w:r>
        <w:rPr>
          <w:rFonts w:ascii="仿宋" w:eastAsia="仿宋" w:hAnsi="仿宋" w:cs="仿宋" w:hint="eastAsia"/>
          <w:sz w:val="32"/>
          <w:szCs w:val="32"/>
          <w:rPrChange w:id="890" w:author="ASUS" w:date="2022-01-09T23:32:00Z">
            <w:rPr>
              <w:rFonts w:hint="eastAsia"/>
              <w:sz w:val="28"/>
              <w:szCs w:val="28"/>
            </w:rPr>
          </w:rPrChange>
        </w:rPr>
        <w:t>始终把中医想得是一种状态性描述，它是一个趋势，是一个总体的显现，如果具体到微观，</w:t>
      </w:r>
      <w:del w:id="891" w:author="KOU IVY" w:date="2022-01-07T22:44:00Z">
        <w:r>
          <w:rPr>
            <w:rFonts w:ascii="仿宋" w:eastAsia="仿宋" w:hAnsi="仿宋" w:cs="仿宋" w:hint="eastAsia"/>
            <w:sz w:val="32"/>
            <w:szCs w:val="32"/>
            <w:rPrChange w:id="89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你们还得</w:delText>
        </w:r>
      </w:del>
      <w:ins w:id="893" w:author="KOU IVY" w:date="2022-01-07T22:44:00Z">
        <w:r>
          <w:rPr>
            <w:rFonts w:ascii="仿宋" w:eastAsia="仿宋" w:hAnsi="仿宋" w:cs="仿宋" w:hint="eastAsia"/>
            <w:sz w:val="32"/>
            <w:szCs w:val="32"/>
            <w:rPrChange w:id="894" w:author="ASUS" w:date="2022-01-09T23:32:00Z">
              <w:rPr>
                <w:rFonts w:hint="eastAsia"/>
                <w:sz w:val="28"/>
                <w:szCs w:val="28"/>
              </w:rPr>
            </w:rPrChange>
          </w:rPr>
          <w:t>那要</w:t>
        </w:r>
      </w:ins>
      <w:r>
        <w:rPr>
          <w:rFonts w:ascii="仿宋" w:eastAsia="仿宋" w:hAnsi="仿宋" w:cs="仿宋" w:hint="eastAsia"/>
          <w:sz w:val="32"/>
          <w:szCs w:val="32"/>
          <w:rPrChange w:id="895" w:author="ASUS" w:date="2022-01-09T23:32:00Z">
            <w:rPr>
              <w:rFonts w:hint="eastAsia"/>
              <w:sz w:val="28"/>
              <w:szCs w:val="28"/>
            </w:rPr>
          </w:rPrChange>
        </w:rPr>
        <w:t>参西医。</w:t>
      </w:r>
    </w:p>
    <w:p w:rsidR="006B1471" w:rsidRPr="006B1471" w:rsidRDefault="00470CBE">
      <w:pPr>
        <w:ind w:firstLineChars="200" w:firstLine="640"/>
        <w:rPr>
          <w:rFonts w:ascii="仿宋" w:eastAsia="仿宋" w:hAnsi="仿宋" w:cs="仿宋"/>
          <w:sz w:val="32"/>
          <w:szCs w:val="32"/>
          <w:rPrChange w:id="896" w:author="ASUS" w:date="2022-01-09T23:32:00Z">
            <w:rPr>
              <w:sz w:val="28"/>
              <w:szCs w:val="28"/>
            </w:rPr>
          </w:rPrChange>
        </w:rPr>
      </w:pPr>
      <w:r>
        <w:rPr>
          <w:rFonts w:ascii="仿宋" w:eastAsia="仿宋" w:hAnsi="仿宋" w:cs="仿宋" w:hint="eastAsia"/>
          <w:sz w:val="32"/>
          <w:szCs w:val="32"/>
          <w:rPrChange w:id="897" w:author="ASUS" w:date="2022-01-09T23:32:00Z">
            <w:rPr>
              <w:rFonts w:hint="eastAsia"/>
              <w:sz w:val="28"/>
              <w:szCs w:val="28"/>
            </w:rPr>
          </w:rPrChange>
        </w:rPr>
        <w:t>湿在肺部微观是什么表现？湿在经络是什么状态？就是粘连</w:t>
      </w:r>
      <w:del w:id="898" w:author="KOU IVY" w:date="2022-01-07T22:48:00Z">
        <w:r>
          <w:rPr>
            <w:rFonts w:ascii="仿宋" w:eastAsia="仿宋" w:hAnsi="仿宋" w:cs="仿宋" w:hint="eastAsia"/>
            <w:sz w:val="32"/>
            <w:szCs w:val="32"/>
            <w:rPrChange w:id="89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，我给你们讲过的</w:delText>
        </w:r>
      </w:del>
      <w:r>
        <w:rPr>
          <w:rFonts w:ascii="仿宋" w:eastAsia="仿宋" w:hAnsi="仿宋" w:cs="仿宋" w:hint="eastAsia"/>
          <w:sz w:val="32"/>
          <w:szCs w:val="32"/>
          <w:rPrChange w:id="900" w:author="ASUS" w:date="2022-01-09T23:32:00Z">
            <w:rPr>
              <w:rFonts w:hint="eastAsia"/>
              <w:sz w:val="28"/>
              <w:szCs w:val="28"/>
            </w:rPr>
          </w:rPrChange>
        </w:rPr>
        <w:t>。湿无处不在，代谢无处不在，肺部存在湿邪</w:t>
      </w:r>
      <w:del w:id="901" w:author="KOU IVY" w:date="2022-01-07T22:48:00Z">
        <w:r>
          <w:rPr>
            <w:rFonts w:ascii="仿宋" w:eastAsia="仿宋" w:hAnsi="仿宋" w:cs="仿宋" w:hint="eastAsia"/>
            <w:sz w:val="32"/>
            <w:szCs w:val="32"/>
            <w:rPrChange w:id="90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？</w:delText>
        </w:r>
      </w:del>
      <w:ins w:id="903" w:author="KOU IVY" w:date="2022-01-07T22:48:00Z">
        <w:r>
          <w:rPr>
            <w:rFonts w:ascii="仿宋" w:eastAsia="仿宋" w:hAnsi="仿宋" w:cs="仿宋" w:hint="eastAsia"/>
            <w:sz w:val="32"/>
            <w:szCs w:val="32"/>
            <w:rPrChange w:id="904" w:author="ASUS" w:date="2022-01-09T23:32:00Z">
              <w:rPr>
                <w:rFonts w:hint="eastAsia"/>
                <w:sz w:val="28"/>
                <w:szCs w:val="28"/>
              </w:rPr>
            </w:rPrChange>
          </w:rPr>
          <w:t>，</w:t>
        </w:r>
      </w:ins>
      <w:r>
        <w:rPr>
          <w:rFonts w:ascii="仿宋" w:eastAsia="仿宋" w:hAnsi="仿宋" w:cs="仿宋" w:hint="eastAsia"/>
          <w:sz w:val="32"/>
          <w:szCs w:val="32"/>
          <w:rPrChange w:id="905" w:author="ASUS" w:date="2022-01-09T23:32:00Z">
            <w:rPr>
              <w:rFonts w:hint="eastAsia"/>
              <w:sz w:val="28"/>
              <w:szCs w:val="28"/>
            </w:rPr>
          </w:rPrChange>
        </w:rPr>
        <w:t>是不是肺部代谢就慢？肺循环会不会减慢？湿成痰，真阴不太亏，说明什么问题？肺要成湿在局部有什么表现？以前</w:t>
      </w:r>
      <w:del w:id="906" w:author="KOU IVY" w:date="2022-01-07T22:49:00Z">
        <w:r>
          <w:rPr>
            <w:rFonts w:ascii="仿宋" w:eastAsia="仿宋" w:hAnsi="仿宋" w:cs="仿宋" w:hint="eastAsia"/>
            <w:sz w:val="32"/>
            <w:szCs w:val="32"/>
            <w:rPrChange w:id="90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跟你们说过，两个字叫</w:delText>
        </w:r>
      </w:del>
      <w:ins w:id="908" w:author="KOU IVY" w:date="2022-01-07T22:49:00Z">
        <w:r>
          <w:rPr>
            <w:rFonts w:ascii="仿宋" w:eastAsia="仿宋" w:hAnsi="仿宋" w:cs="仿宋" w:hint="eastAsia"/>
            <w:sz w:val="32"/>
            <w:szCs w:val="32"/>
            <w:rPrChange w:id="909" w:author="ASUS" w:date="2022-01-09T23:32:00Z">
              <w:rPr>
                <w:rFonts w:hint="eastAsia"/>
                <w:sz w:val="28"/>
                <w:szCs w:val="28"/>
              </w:rPr>
            </w:rPrChange>
          </w:rPr>
          <w:t>讲过</w:t>
        </w:r>
      </w:ins>
      <w:r>
        <w:rPr>
          <w:rFonts w:ascii="仿宋" w:eastAsia="仿宋" w:hAnsi="仿宋" w:cs="仿宋" w:hint="eastAsia"/>
          <w:sz w:val="32"/>
          <w:szCs w:val="32"/>
          <w:rPrChange w:id="910" w:author="ASUS" w:date="2022-01-09T23:32:00Z">
            <w:rPr>
              <w:rFonts w:hint="eastAsia"/>
              <w:sz w:val="28"/>
              <w:szCs w:val="28"/>
            </w:rPr>
          </w:rPrChange>
        </w:rPr>
        <w:t>“渗透”。</w:t>
      </w:r>
      <w:del w:id="911" w:author="KOU IVY" w:date="2022-01-07T22:49:00Z">
        <w:r>
          <w:rPr>
            <w:rFonts w:ascii="仿宋" w:eastAsia="仿宋" w:hAnsi="仿宋" w:cs="仿宋" w:hint="eastAsia"/>
            <w:sz w:val="32"/>
            <w:szCs w:val="32"/>
            <w:rPrChange w:id="91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我们</w:delText>
        </w:r>
      </w:del>
      <w:r>
        <w:rPr>
          <w:rFonts w:ascii="仿宋" w:eastAsia="仿宋" w:hAnsi="仿宋" w:cs="仿宋" w:hint="eastAsia"/>
          <w:sz w:val="32"/>
          <w:szCs w:val="32"/>
          <w:rPrChange w:id="913" w:author="ASUS" w:date="2022-01-09T23:32:00Z">
            <w:rPr>
              <w:rFonts w:hint="eastAsia"/>
              <w:sz w:val="28"/>
              <w:szCs w:val="28"/>
            </w:rPr>
          </w:rPrChange>
        </w:rPr>
        <w:t>肺部</w:t>
      </w:r>
      <w:del w:id="914" w:author="KOU IVY" w:date="2022-01-07T22:49:00Z">
        <w:r>
          <w:rPr>
            <w:rFonts w:ascii="仿宋" w:eastAsia="仿宋" w:hAnsi="仿宋" w:cs="仿宋" w:hint="eastAsia"/>
            <w:sz w:val="32"/>
            <w:szCs w:val="32"/>
            <w:rPrChange w:id="91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里面</w:delText>
        </w:r>
      </w:del>
      <w:r>
        <w:rPr>
          <w:rFonts w:ascii="仿宋" w:eastAsia="仿宋" w:hAnsi="仿宋" w:cs="仿宋" w:hint="eastAsia"/>
          <w:sz w:val="32"/>
          <w:szCs w:val="32"/>
          <w:rPrChange w:id="916" w:author="ASUS" w:date="2022-01-09T23:32:00Z">
            <w:rPr>
              <w:rFonts w:hint="eastAsia"/>
              <w:sz w:val="28"/>
              <w:szCs w:val="28"/>
            </w:rPr>
          </w:rPrChange>
        </w:rPr>
        <w:t>有很多血管</w:t>
      </w:r>
      <w:del w:id="917" w:author="KOU IVY" w:date="2022-01-07T22:49:00Z">
        <w:r>
          <w:rPr>
            <w:rFonts w:ascii="仿宋" w:eastAsia="仿宋" w:hAnsi="仿宋" w:cs="仿宋"/>
            <w:sz w:val="32"/>
            <w:szCs w:val="32"/>
            <w:rPrChange w:id="918" w:author="ASUS" w:date="2022-01-09T23:32:00Z">
              <w:rPr>
                <w:sz w:val="28"/>
                <w:szCs w:val="28"/>
              </w:rPr>
            </w:rPrChange>
          </w:rPr>
          <w:delText>,</w:delText>
        </w:r>
      </w:del>
      <w:ins w:id="919" w:author="KOU IVY" w:date="2022-01-07T22:49:00Z">
        <w:r>
          <w:rPr>
            <w:rFonts w:ascii="仿宋" w:eastAsia="仿宋" w:hAnsi="仿宋" w:cs="仿宋" w:hint="eastAsia"/>
            <w:sz w:val="32"/>
            <w:szCs w:val="32"/>
            <w:rPrChange w:id="920" w:author="ASUS" w:date="2022-01-09T23:32:00Z">
              <w:rPr>
                <w:rFonts w:hint="eastAsia"/>
                <w:sz w:val="28"/>
                <w:szCs w:val="28"/>
              </w:rPr>
            </w:rPrChange>
          </w:rPr>
          <w:t>、</w:t>
        </w:r>
      </w:ins>
      <w:r>
        <w:rPr>
          <w:rFonts w:ascii="仿宋" w:eastAsia="仿宋" w:hAnsi="仿宋" w:cs="仿宋" w:hint="eastAsia"/>
          <w:sz w:val="32"/>
          <w:szCs w:val="32"/>
          <w:rPrChange w:id="921" w:author="ASUS" w:date="2022-01-09T23:32:00Z">
            <w:rPr>
              <w:rFonts w:hint="eastAsia"/>
              <w:sz w:val="28"/>
              <w:szCs w:val="28"/>
            </w:rPr>
          </w:rPrChange>
        </w:rPr>
        <w:t>气管。大量组织液在血管流淌起，</w:t>
      </w:r>
      <w:del w:id="922" w:author="KOU IVY" w:date="2022-01-07T22:49:00Z">
        <w:r>
          <w:rPr>
            <w:rFonts w:ascii="仿宋" w:eastAsia="仿宋" w:hAnsi="仿宋" w:cs="仿宋" w:hint="eastAsia"/>
            <w:sz w:val="32"/>
            <w:szCs w:val="32"/>
            <w:rPrChange w:id="92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西医</w:delText>
        </w:r>
      </w:del>
      <w:r>
        <w:rPr>
          <w:rFonts w:ascii="仿宋" w:eastAsia="仿宋" w:hAnsi="仿宋" w:cs="仿宋" w:hint="eastAsia"/>
          <w:sz w:val="32"/>
          <w:szCs w:val="32"/>
          <w:rPrChange w:id="924" w:author="ASUS" w:date="2022-01-09T23:32:00Z">
            <w:rPr>
              <w:rFonts w:hint="eastAsia"/>
              <w:sz w:val="28"/>
              <w:szCs w:val="28"/>
            </w:rPr>
          </w:rPrChange>
        </w:rPr>
        <w:t>还有一个肺循环，当</w:t>
      </w:r>
      <w:del w:id="925" w:author="KOU IVY" w:date="2022-01-07T22:50:00Z">
        <w:r>
          <w:rPr>
            <w:rFonts w:ascii="仿宋" w:eastAsia="仿宋" w:hAnsi="仿宋" w:cs="仿宋" w:hint="eastAsia"/>
            <w:sz w:val="32"/>
            <w:szCs w:val="32"/>
            <w:rPrChange w:id="92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这些</w:delText>
        </w:r>
      </w:del>
      <w:r>
        <w:rPr>
          <w:rFonts w:ascii="仿宋" w:eastAsia="仿宋" w:hAnsi="仿宋" w:cs="仿宋" w:hint="eastAsia"/>
          <w:sz w:val="32"/>
          <w:szCs w:val="32"/>
          <w:rPrChange w:id="927" w:author="ASUS" w:date="2022-01-09T23:32:00Z">
            <w:rPr>
              <w:rFonts w:hint="eastAsia"/>
              <w:sz w:val="28"/>
              <w:szCs w:val="28"/>
            </w:rPr>
          </w:rPrChange>
        </w:rPr>
        <w:t>大量的渗出液跑到空腔里或者沉积在支气管里，</w:t>
      </w:r>
      <w:del w:id="928" w:author="KOU IVY" w:date="2022-01-07T22:50:00Z">
        <w:r>
          <w:rPr>
            <w:rFonts w:ascii="仿宋" w:eastAsia="仿宋" w:hAnsi="仿宋" w:cs="仿宋" w:hint="eastAsia"/>
            <w:sz w:val="32"/>
            <w:szCs w:val="32"/>
            <w:rPrChange w:id="92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那个</w:delText>
        </w:r>
      </w:del>
      <w:r>
        <w:rPr>
          <w:rFonts w:ascii="仿宋" w:eastAsia="仿宋" w:hAnsi="仿宋" w:cs="仿宋" w:hint="eastAsia"/>
          <w:sz w:val="32"/>
          <w:szCs w:val="32"/>
          <w:rPrChange w:id="930" w:author="ASUS" w:date="2022-01-09T23:32:00Z">
            <w:rPr>
              <w:rFonts w:hint="eastAsia"/>
              <w:sz w:val="28"/>
              <w:szCs w:val="28"/>
            </w:rPr>
          </w:rPrChange>
        </w:rPr>
        <w:t>就叫湿</w:t>
      </w:r>
      <w:del w:id="931" w:author="KOU IVY" w:date="2022-01-07T22:50:00Z">
        <w:r>
          <w:rPr>
            <w:rFonts w:ascii="仿宋" w:eastAsia="仿宋" w:hAnsi="仿宋" w:cs="仿宋" w:hint="eastAsia"/>
            <w:sz w:val="32"/>
            <w:szCs w:val="32"/>
            <w:rPrChange w:id="93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（比如：</w:delText>
        </w:r>
      </w:del>
      <w:ins w:id="933" w:author="KOU IVY" w:date="2022-01-07T22:50:00Z">
        <w:r>
          <w:rPr>
            <w:rFonts w:ascii="仿宋" w:eastAsia="仿宋" w:hAnsi="仿宋" w:cs="仿宋" w:hint="eastAsia"/>
            <w:sz w:val="32"/>
            <w:szCs w:val="32"/>
            <w:rPrChange w:id="934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r>
        <w:rPr>
          <w:rFonts w:ascii="仿宋" w:eastAsia="仿宋" w:hAnsi="仿宋" w:cs="仿宋" w:hint="eastAsia"/>
          <w:sz w:val="32"/>
          <w:szCs w:val="32"/>
          <w:rPrChange w:id="935" w:author="ASUS" w:date="2022-01-09T23:32:00Z">
            <w:rPr>
              <w:rFonts w:hint="eastAsia"/>
              <w:sz w:val="28"/>
              <w:szCs w:val="28"/>
            </w:rPr>
          </w:rPrChange>
        </w:rPr>
        <w:t>渗出性胸膜炎</w:t>
      </w:r>
      <w:del w:id="936" w:author="KOU IVY" w:date="2022-01-07T22:50:00Z">
        <w:r>
          <w:rPr>
            <w:rFonts w:ascii="仿宋" w:eastAsia="仿宋" w:hAnsi="仿宋" w:cs="仿宋" w:hint="eastAsia"/>
            <w:sz w:val="32"/>
            <w:szCs w:val="32"/>
            <w:rPrChange w:id="93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938" w:author="KOU IVY" w:date="2022-01-07T22:50:00Z">
        <w:r>
          <w:rPr>
            <w:rFonts w:ascii="仿宋" w:eastAsia="仿宋" w:hAnsi="仿宋" w:cs="仿宋" w:hint="eastAsia"/>
            <w:sz w:val="32"/>
            <w:szCs w:val="32"/>
            <w:rPrChange w:id="939" w:author="ASUS" w:date="2022-01-09T23:32:00Z">
              <w:rPr>
                <w:rFonts w:hint="eastAsia"/>
                <w:sz w:val="28"/>
                <w:szCs w:val="28"/>
              </w:rPr>
            </w:rPrChange>
          </w:rPr>
          <w:t>、</w:t>
        </w:r>
      </w:ins>
      <w:r>
        <w:rPr>
          <w:rFonts w:ascii="仿宋" w:eastAsia="仿宋" w:hAnsi="仿宋" w:cs="仿宋" w:hint="eastAsia"/>
          <w:sz w:val="32"/>
          <w:szCs w:val="32"/>
          <w:rPrChange w:id="940" w:author="ASUS" w:date="2022-01-09T23:32:00Z">
            <w:rPr>
              <w:rFonts w:hint="eastAsia"/>
              <w:sz w:val="28"/>
              <w:szCs w:val="28"/>
            </w:rPr>
          </w:rPrChange>
        </w:rPr>
        <w:t>胸水</w:t>
      </w:r>
      <w:del w:id="941" w:author="KOU IVY" w:date="2022-01-07T22:50:00Z">
        <w:r>
          <w:rPr>
            <w:rFonts w:ascii="仿宋" w:eastAsia="仿宋" w:hAnsi="仿宋" w:cs="仿宋" w:hint="eastAsia"/>
            <w:sz w:val="32"/>
            <w:szCs w:val="32"/>
            <w:rPrChange w:id="94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这些</w:delText>
        </w:r>
      </w:del>
      <w:ins w:id="943" w:author="KOU IVY" w:date="2022-01-07T22:50:00Z">
        <w:r>
          <w:rPr>
            <w:rFonts w:ascii="仿宋" w:eastAsia="仿宋" w:hAnsi="仿宋" w:cs="仿宋" w:hint="eastAsia"/>
            <w:sz w:val="32"/>
            <w:szCs w:val="32"/>
            <w:rPrChange w:id="944" w:author="ASUS" w:date="2022-01-09T23:32:00Z">
              <w:rPr>
                <w:rFonts w:hint="eastAsia"/>
                <w:sz w:val="28"/>
                <w:szCs w:val="28"/>
              </w:rPr>
            </w:rPrChange>
          </w:rPr>
          <w:t>等</w:t>
        </w:r>
      </w:ins>
      <w:r>
        <w:rPr>
          <w:rFonts w:ascii="仿宋" w:eastAsia="仿宋" w:hAnsi="仿宋" w:cs="仿宋" w:hint="eastAsia"/>
          <w:sz w:val="32"/>
          <w:szCs w:val="32"/>
          <w:rPrChange w:id="945" w:author="ASUS" w:date="2022-01-09T23:32:00Z">
            <w:rPr>
              <w:rFonts w:hint="eastAsia"/>
              <w:sz w:val="28"/>
              <w:szCs w:val="28"/>
            </w:rPr>
          </w:rPrChange>
        </w:rPr>
        <w:t>都是中医的水湿运化不开的产物</w:t>
      </w:r>
      <w:del w:id="946" w:author="KOU IVY" w:date="2022-01-07T22:50:00Z">
        <w:r>
          <w:rPr>
            <w:rFonts w:ascii="仿宋" w:eastAsia="仿宋" w:hAnsi="仿宋" w:cs="仿宋" w:hint="eastAsia"/>
            <w:sz w:val="32"/>
            <w:szCs w:val="32"/>
            <w:rPrChange w:id="94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r>
        <w:rPr>
          <w:rFonts w:ascii="仿宋" w:eastAsia="仿宋" w:hAnsi="仿宋" w:cs="仿宋" w:hint="eastAsia"/>
          <w:sz w:val="32"/>
          <w:szCs w:val="32"/>
          <w:rPrChange w:id="948" w:author="ASUS" w:date="2022-01-09T23:32:00Z">
            <w:rPr>
              <w:rFonts w:hint="eastAsia"/>
              <w:sz w:val="28"/>
              <w:szCs w:val="28"/>
            </w:rPr>
          </w:rPrChange>
        </w:rPr>
        <w:t>堆积在肺部</w:t>
      </w:r>
      <w:del w:id="949" w:author="KOU IVY" w:date="2022-01-07T22:50:00Z">
        <w:r>
          <w:rPr>
            <w:rFonts w:ascii="仿宋" w:eastAsia="仿宋" w:hAnsi="仿宋" w:cs="仿宋" w:hint="eastAsia"/>
            <w:sz w:val="32"/>
            <w:szCs w:val="32"/>
            <w:rPrChange w:id="95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）</w:delText>
        </w:r>
      </w:del>
      <w:r>
        <w:rPr>
          <w:rFonts w:ascii="仿宋" w:eastAsia="仿宋" w:hAnsi="仿宋" w:cs="仿宋" w:hint="eastAsia"/>
          <w:sz w:val="32"/>
          <w:szCs w:val="32"/>
          <w:rPrChange w:id="951" w:author="ASUS" w:date="2022-01-09T23:32:00Z">
            <w:rPr>
              <w:rFonts w:hint="eastAsia"/>
              <w:sz w:val="28"/>
              <w:szCs w:val="28"/>
            </w:rPr>
          </w:rPrChange>
        </w:rPr>
        <w:t>。</w:t>
      </w:r>
    </w:p>
    <w:p w:rsidR="006B1471" w:rsidRPr="006B1471" w:rsidRDefault="00470CBE">
      <w:pPr>
        <w:ind w:firstLineChars="200" w:firstLine="640"/>
        <w:rPr>
          <w:rFonts w:ascii="仿宋" w:eastAsia="仿宋" w:hAnsi="仿宋" w:cs="仿宋"/>
          <w:sz w:val="32"/>
          <w:szCs w:val="32"/>
          <w:rPrChange w:id="952" w:author="ASUS" w:date="2022-01-09T23:32:00Z">
            <w:rPr>
              <w:sz w:val="28"/>
              <w:szCs w:val="28"/>
            </w:rPr>
          </w:rPrChange>
        </w:rPr>
      </w:pPr>
      <w:del w:id="953" w:author="KOU IVY" w:date="2022-01-07T22:51:00Z">
        <w:r>
          <w:rPr>
            <w:rFonts w:ascii="仿宋" w:eastAsia="仿宋" w:hAnsi="仿宋" w:cs="仿宋" w:hint="eastAsia"/>
            <w:sz w:val="32"/>
            <w:szCs w:val="32"/>
            <w:rPrChange w:id="95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老师：</w:delText>
        </w:r>
      </w:del>
      <w:r>
        <w:rPr>
          <w:rFonts w:ascii="仿宋" w:eastAsia="仿宋" w:hAnsi="仿宋" w:cs="仿宋" w:hint="eastAsia"/>
          <w:sz w:val="32"/>
          <w:szCs w:val="32"/>
          <w:rPrChange w:id="955" w:author="ASUS" w:date="2022-01-09T23:32:00Z">
            <w:rPr>
              <w:rFonts w:hint="eastAsia"/>
              <w:sz w:val="28"/>
              <w:szCs w:val="28"/>
            </w:rPr>
          </w:rPrChange>
        </w:rPr>
        <w:t>刘老师</w:t>
      </w:r>
      <w:del w:id="956" w:author="KOU IVY" w:date="2022-01-07T22:51:00Z">
        <w:r>
          <w:rPr>
            <w:rFonts w:ascii="仿宋" w:eastAsia="仿宋" w:hAnsi="仿宋" w:cs="仿宋" w:hint="eastAsia"/>
            <w:sz w:val="32"/>
            <w:szCs w:val="32"/>
            <w:rPrChange w:id="95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就是大量</w:delText>
        </w:r>
      </w:del>
      <w:ins w:id="958" w:author="KOU IVY" w:date="2022-01-07T22:51:00Z">
        <w:r>
          <w:rPr>
            <w:rFonts w:ascii="仿宋" w:eastAsia="仿宋" w:hAnsi="仿宋" w:cs="仿宋" w:hint="eastAsia"/>
            <w:sz w:val="32"/>
            <w:szCs w:val="32"/>
            <w:rPrChange w:id="959" w:author="ASUS" w:date="2022-01-09T23:32:00Z">
              <w:rPr>
                <w:rFonts w:hint="eastAsia"/>
                <w:sz w:val="28"/>
                <w:szCs w:val="28"/>
              </w:rPr>
            </w:rPrChange>
          </w:rPr>
          <w:t>得过</w:t>
        </w:r>
      </w:ins>
      <w:ins w:id="960" w:author="KOU IVY" w:date="2022-01-07T23:04:00Z">
        <w:r>
          <w:rPr>
            <w:rFonts w:ascii="仿宋" w:eastAsia="仿宋" w:hAnsi="仿宋" w:cs="仿宋" w:hint="eastAsia"/>
            <w:sz w:val="32"/>
            <w:szCs w:val="32"/>
            <w:rPrChange w:id="961" w:author="ASUS" w:date="2022-01-09T23:32:00Z">
              <w:rPr>
                <w:rFonts w:hint="eastAsia"/>
                <w:sz w:val="28"/>
                <w:szCs w:val="28"/>
              </w:rPr>
            </w:rPrChange>
          </w:rPr>
          <w:t>胸腔积液</w:t>
        </w:r>
      </w:ins>
      <w:del w:id="962" w:author="KOU IVY" w:date="2022-01-07T23:04:00Z">
        <w:r>
          <w:rPr>
            <w:rFonts w:ascii="仿宋" w:eastAsia="仿宋" w:hAnsi="仿宋" w:cs="仿宋" w:hint="eastAsia"/>
            <w:sz w:val="32"/>
            <w:szCs w:val="32"/>
            <w:rPrChange w:id="96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胸水</w:delText>
        </w:r>
      </w:del>
      <w:r>
        <w:rPr>
          <w:rFonts w:ascii="仿宋" w:eastAsia="仿宋" w:hAnsi="仿宋" w:cs="仿宋" w:hint="eastAsia"/>
          <w:sz w:val="32"/>
          <w:szCs w:val="32"/>
          <w:rPrChange w:id="964" w:author="ASUS" w:date="2022-01-09T23:32:00Z">
            <w:rPr>
              <w:rFonts w:hint="eastAsia"/>
              <w:sz w:val="28"/>
              <w:szCs w:val="28"/>
            </w:rPr>
          </w:rPrChange>
        </w:rPr>
        <w:t>，</w:t>
      </w:r>
      <w:ins w:id="965" w:author="KOU IVY" w:date="2022-01-07T22:51:00Z">
        <w:r>
          <w:rPr>
            <w:rFonts w:ascii="仿宋" w:eastAsia="仿宋" w:hAnsi="仿宋" w:cs="仿宋" w:hint="eastAsia"/>
            <w:sz w:val="32"/>
            <w:szCs w:val="32"/>
            <w:rPrChange w:id="966" w:author="ASUS" w:date="2022-01-09T23:32:00Z">
              <w:rPr>
                <w:rFonts w:hint="eastAsia"/>
                <w:sz w:val="28"/>
                <w:szCs w:val="28"/>
              </w:rPr>
            </w:rPrChange>
          </w:rPr>
          <w:t>大量</w:t>
        </w:r>
      </w:ins>
      <w:ins w:id="967" w:author="KOU IVY" w:date="2022-01-07T23:04:00Z">
        <w:r>
          <w:rPr>
            <w:rFonts w:ascii="仿宋" w:eastAsia="仿宋" w:hAnsi="仿宋" w:cs="仿宋" w:hint="eastAsia"/>
            <w:sz w:val="32"/>
            <w:szCs w:val="32"/>
            <w:rPrChange w:id="968" w:author="ASUS" w:date="2022-01-09T23:32:00Z">
              <w:rPr>
                <w:rFonts w:hint="eastAsia"/>
                <w:sz w:val="28"/>
                <w:szCs w:val="28"/>
              </w:rPr>
            </w:rPrChange>
          </w:rPr>
          <w:t>胸腔积液</w:t>
        </w:r>
      </w:ins>
      <w:del w:id="969" w:author="KOU IVY" w:date="2022-01-07T23:04:00Z">
        <w:r>
          <w:rPr>
            <w:rFonts w:ascii="仿宋" w:eastAsia="仿宋" w:hAnsi="仿宋" w:cs="仿宋" w:hint="eastAsia"/>
            <w:sz w:val="32"/>
            <w:szCs w:val="32"/>
            <w:rPrChange w:id="97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胸水</w:delText>
        </w:r>
      </w:del>
      <w:r>
        <w:rPr>
          <w:rFonts w:ascii="仿宋" w:eastAsia="仿宋" w:hAnsi="仿宋" w:cs="仿宋" w:hint="eastAsia"/>
          <w:sz w:val="32"/>
          <w:szCs w:val="32"/>
          <w:rPrChange w:id="971" w:author="ASUS" w:date="2022-01-09T23:32:00Z">
            <w:rPr>
              <w:rFonts w:hint="eastAsia"/>
              <w:sz w:val="28"/>
              <w:szCs w:val="28"/>
            </w:rPr>
          </w:rPrChange>
        </w:rPr>
        <w:t>化不开，压力高，往胸腔走，当时我摸脉开药，就是水饮脉，</w:t>
      </w:r>
      <w:del w:id="972" w:author="KOU IVY" w:date="2022-01-07T22:51:00Z">
        <w:r>
          <w:rPr>
            <w:rFonts w:ascii="仿宋" w:eastAsia="仿宋" w:hAnsi="仿宋" w:cs="仿宋" w:hint="eastAsia"/>
            <w:sz w:val="32"/>
            <w:szCs w:val="32"/>
            <w:rPrChange w:id="97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我给她大量</w:delText>
        </w:r>
      </w:del>
      <w:r>
        <w:rPr>
          <w:rFonts w:ascii="仿宋" w:eastAsia="仿宋" w:hAnsi="仿宋" w:cs="仿宋" w:hint="eastAsia"/>
          <w:sz w:val="32"/>
          <w:szCs w:val="32"/>
          <w:rPrChange w:id="974" w:author="ASUS" w:date="2022-01-09T23:32:00Z">
            <w:rPr>
              <w:rFonts w:hint="eastAsia"/>
              <w:sz w:val="28"/>
              <w:szCs w:val="28"/>
            </w:rPr>
          </w:rPrChange>
        </w:rPr>
        <w:t>排掉</w:t>
      </w:r>
      <w:del w:id="975" w:author="KOU IVY" w:date="2022-01-07T22:51:00Z">
        <w:r>
          <w:rPr>
            <w:rFonts w:ascii="仿宋" w:eastAsia="仿宋" w:hAnsi="仿宋" w:cs="仿宋" w:hint="eastAsia"/>
            <w:sz w:val="32"/>
            <w:szCs w:val="32"/>
            <w:rPrChange w:id="97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，他</w:delText>
        </w:r>
      </w:del>
      <w:ins w:id="977" w:author="KOU IVY" w:date="2022-01-07T22:52:00Z">
        <w:r>
          <w:rPr>
            <w:rFonts w:ascii="仿宋" w:eastAsia="仿宋" w:hAnsi="仿宋" w:cs="仿宋" w:hint="eastAsia"/>
            <w:sz w:val="32"/>
            <w:szCs w:val="32"/>
            <w:rPrChange w:id="978" w:author="ASUS" w:date="2022-01-09T23:32:00Z">
              <w:rPr>
                <w:rFonts w:hint="eastAsia"/>
                <w:sz w:val="28"/>
                <w:szCs w:val="28"/>
              </w:rPr>
            </w:rPrChange>
          </w:rPr>
          <w:t>后压力减轻，</w:t>
        </w:r>
      </w:ins>
      <w:r>
        <w:rPr>
          <w:rFonts w:ascii="仿宋" w:eastAsia="仿宋" w:hAnsi="仿宋" w:cs="仿宋" w:hint="eastAsia"/>
          <w:sz w:val="32"/>
          <w:szCs w:val="32"/>
          <w:rPrChange w:id="979" w:author="ASUS" w:date="2022-01-09T23:32:00Z">
            <w:rPr>
              <w:rFonts w:hint="eastAsia"/>
              <w:sz w:val="28"/>
              <w:szCs w:val="28"/>
            </w:rPr>
          </w:rPrChange>
        </w:rPr>
        <w:t>就不会咔血</w:t>
      </w:r>
      <w:del w:id="980" w:author="KOU IVY" w:date="2022-01-07T22:52:00Z">
        <w:r>
          <w:rPr>
            <w:rFonts w:ascii="仿宋" w:eastAsia="仿宋" w:hAnsi="仿宋" w:cs="仿宋" w:hint="eastAsia"/>
            <w:sz w:val="32"/>
            <w:szCs w:val="32"/>
            <w:rPrChange w:id="98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，压力减轻</w:delText>
        </w:r>
      </w:del>
      <w:r>
        <w:rPr>
          <w:rFonts w:ascii="仿宋" w:eastAsia="仿宋" w:hAnsi="仿宋" w:cs="仿宋" w:hint="eastAsia"/>
          <w:sz w:val="32"/>
          <w:szCs w:val="32"/>
          <w:rPrChange w:id="982" w:author="ASUS" w:date="2022-01-09T23:32:00Z">
            <w:rPr>
              <w:rFonts w:hint="eastAsia"/>
              <w:sz w:val="28"/>
              <w:szCs w:val="28"/>
            </w:rPr>
          </w:rPrChange>
        </w:rPr>
        <w:t>。</w:t>
      </w:r>
    </w:p>
    <w:p w:rsidR="006B1471" w:rsidRPr="006B1471" w:rsidRDefault="00470CBE">
      <w:pPr>
        <w:ind w:firstLineChars="200" w:firstLine="640"/>
        <w:rPr>
          <w:rFonts w:ascii="仿宋" w:eastAsia="仿宋" w:hAnsi="仿宋" w:cs="仿宋"/>
          <w:sz w:val="32"/>
          <w:szCs w:val="32"/>
          <w:rPrChange w:id="983" w:author="ASUS" w:date="2022-01-09T23:32:00Z">
            <w:rPr>
              <w:sz w:val="28"/>
              <w:szCs w:val="28"/>
            </w:rPr>
          </w:rPrChange>
        </w:rPr>
      </w:pPr>
      <w:ins w:id="984" w:author="KOU IVY" w:date="2022-01-07T22:52:00Z">
        <w:r>
          <w:rPr>
            <w:rFonts w:ascii="仿宋" w:eastAsia="仿宋" w:hAnsi="仿宋" w:cs="仿宋" w:hint="eastAsia"/>
            <w:sz w:val="32"/>
            <w:szCs w:val="32"/>
            <w:rPrChange w:id="985" w:author="ASUS" w:date="2022-01-09T23:32:00Z">
              <w:rPr>
                <w:rFonts w:hint="eastAsia"/>
                <w:sz w:val="28"/>
                <w:szCs w:val="28"/>
              </w:rPr>
            </w:rPrChange>
          </w:rPr>
          <w:t>在肺里</w:t>
        </w:r>
      </w:ins>
      <w:del w:id="986" w:author="KOU IVY" w:date="2022-01-07T22:52:00Z">
        <w:r>
          <w:rPr>
            <w:rFonts w:ascii="仿宋" w:eastAsia="仿宋" w:hAnsi="仿宋" w:cs="仿宋" w:hint="eastAsia"/>
            <w:sz w:val="32"/>
            <w:szCs w:val="32"/>
            <w:rPrChange w:id="98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我们是不是</w:delText>
        </w:r>
      </w:del>
      <w:r>
        <w:rPr>
          <w:rFonts w:ascii="仿宋" w:eastAsia="仿宋" w:hAnsi="仿宋" w:cs="仿宋" w:hint="eastAsia"/>
          <w:sz w:val="32"/>
          <w:szCs w:val="32"/>
          <w:rPrChange w:id="988" w:author="ASUS" w:date="2022-01-09T23:32:00Z">
            <w:rPr>
              <w:rFonts w:hint="eastAsia"/>
              <w:sz w:val="28"/>
              <w:szCs w:val="28"/>
            </w:rPr>
          </w:rPrChange>
        </w:rPr>
        <w:t>有很多血管</w:t>
      </w:r>
      <w:ins w:id="989" w:author="KOU IVY" w:date="2022-01-07T22:53:00Z">
        <w:r>
          <w:rPr>
            <w:rFonts w:ascii="仿宋" w:eastAsia="仿宋" w:hAnsi="仿宋" w:cs="仿宋" w:hint="eastAsia"/>
            <w:sz w:val="32"/>
            <w:szCs w:val="32"/>
            <w:rPrChange w:id="990" w:author="ASUS" w:date="2022-01-09T23:32:00Z">
              <w:rPr>
                <w:rFonts w:hint="eastAsia"/>
                <w:sz w:val="28"/>
                <w:szCs w:val="28"/>
              </w:rPr>
            </w:rPrChange>
          </w:rPr>
          <w:t>，血液不断</w:t>
        </w:r>
      </w:ins>
      <w:del w:id="991" w:author="KOU IVY" w:date="2022-01-07T22:52:00Z">
        <w:r>
          <w:rPr>
            <w:rFonts w:ascii="仿宋" w:eastAsia="仿宋" w:hAnsi="仿宋" w:cs="仿宋" w:hint="eastAsia"/>
            <w:sz w:val="32"/>
            <w:szCs w:val="32"/>
            <w:rPrChange w:id="99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在里</w:delText>
        </w:r>
      </w:del>
      <w:r>
        <w:rPr>
          <w:rFonts w:ascii="仿宋" w:eastAsia="仿宋" w:hAnsi="仿宋" w:cs="仿宋" w:hint="eastAsia"/>
          <w:sz w:val="32"/>
          <w:szCs w:val="32"/>
          <w:rPrChange w:id="993" w:author="ASUS" w:date="2022-01-09T23:32:00Z">
            <w:rPr>
              <w:rFonts w:hint="eastAsia"/>
              <w:sz w:val="28"/>
              <w:szCs w:val="28"/>
            </w:rPr>
          </w:rPrChange>
        </w:rPr>
        <w:t>循环</w:t>
      </w:r>
      <w:del w:id="994" w:author="KOU IVY" w:date="2022-01-07T22:52:00Z">
        <w:r>
          <w:rPr>
            <w:rFonts w:ascii="仿宋" w:eastAsia="仿宋" w:hAnsi="仿宋" w:cs="仿宋" w:hint="eastAsia"/>
            <w:sz w:val="32"/>
            <w:szCs w:val="32"/>
            <w:rPrChange w:id="99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起？</w:delText>
        </w:r>
      </w:del>
      <w:ins w:id="996" w:author="KOU IVY" w:date="2022-01-07T22:52:00Z">
        <w:r>
          <w:rPr>
            <w:rFonts w:ascii="仿宋" w:eastAsia="仿宋" w:hAnsi="仿宋" w:cs="仿宋" w:hint="eastAsia"/>
            <w:sz w:val="32"/>
            <w:szCs w:val="32"/>
            <w:rPrChange w:id="997" w:author="ASUS" w:date="2022-01-09T23:32:00Z">
              <w:rPr>
                <w:rFonts w:hint="eastAsia"/>
                <w:sz w:val="28"/>
                <w:szCs w:val="28"/>
              </w:rPr>
            </w:rPrChange>
          </w:rPr>
          <w:t>，</w:t>
        </w:r>
      </w:ins>
      <w:del w:id="998" w:author="KOU IVY" w:date="2022-01-07T22:54:00Z">
        <w:r>
          <w:rPr>
            <w:rFonts w:ascii="仿宋" w:eastAsia="仿宋" w:hAnsi="仿宋" w:cs="仿宋" w:hint="eastAsia"/>
            <w:sz w:val="32"/>
            <w:szCs w:val="32"/>
            <w:rPrChange w:id="99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这里一</w:delText>
        </w:r>
      </w:del>
      <w:ins w:id="1000" w:author="KOU IVY" w:date="2022-01-07T22:54:00Z">
        <w:r>
          <w:rPr>
            <w:rFonts w:ascii="仿宋" w:eastAsia="仿宋" w:hAnsi="仿宋" w:cs="仿宋" w:hint="eastAsia"/>
            <w:sz w:val="32"/>
            <w:szCs w:val="32"/>
            <w:rPrChange w:id="1001" w:author="ASUS" w:date="2022-01-09T23:32:00Z">
              <w:rPr>
                <w:rFonts w:hint="eastAsia"/>
                <w:sz w:val="28"/>
                <w:szCs w:val="28"/>
              </w:rPr>
            </w:rPrChange>
          </w:rPr>
          <w:t>某个地方变</w:t>
        </w:r>
      </w:ins>
      <w:r>
        <w:rPr>
          <w:rFonts w:ascii="仿宋" w:eastAsia="仿宋" w:hAnsi="仿宋" w:cs="仿宋" w:hint="eastAsia"/>
          <w:sz w:val="32"/>
          <w:szCs w:val="32"/>
          <w:rPrChange w:id="1002" w:author="ASUS" w:date="2022-01-09T23:32:00Z">
            <w:rPr>
              <w:rFonts w:hint="eastAsia"/>
              <w:sz w:val="28"/>
              <w:szCs w:val="28"/>
            </w:rPr>
          </w:rPrChange>
        </w:rPr>
        <w:t>慢</w:t>
      </w:r>
      <w:del w:id="1003" w:author="KOU IVY" w:date="2022-01-07T22:54:00Z">
        <w:r>
          <w:rPr>
            <w:rFonts w:ascii="仿宋" w:eastAsia="仿宋" w:hAnsi="仿宋" w:cs="仿宋" w:hint="eastAsia"/>
            <w:sz w:val="32"/>
            <w:szCs w:val="32"/>
            <w:rPrChange w:id="100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这些东西</w:delText>
        </w:r>
      </w:del>
      <w:r>
        <w:rPr>
          <w:rFonts w:ascii="仿宋" w:eastAsia="仿宋" w:hAnsi="仿宋" w:cs="仿宋" w:hint="eastAsia"/>
          <w:sz w:val="32"/>
          <w:szCs w:val="32"/>
          <w:rPrChange w:id="1005" w:author="ASUS" w:date="2022-01-09T23:32:00Z">
            <w:rPr>
              <w:rFonts w:hint="eastAsia"/>
              <w:sz w:val="28"/>
              <w:szCs w:val="28"/>
            </w:rPr>
          </w:rPrChange>
        </w:rPr>
        <w:t>就</w:t>
      </w:r>
      <w:ins w:id="1006" w:author="KOU IVY" w:date="2022-01-07T22:54:00Z">
        <w:r>
          <w:rPr>
            <w:rFonts w:ascii="仿宋" w:eastAsia="仿宋" w:hAnsi="仿宋" w:cs="仿宋" w:hint="eastAsia"/>
            <w:sz w:val="32"/>
            <w:szCs w:val="32"/>
            <w:rPrChange w:id="1007" w:author="ASUS" w:date="2022-01-09T23:32:00Z">
              <w:rPr>
                <w:rFonts w:hint="eastAsia"/>
                <w:sz w:val="28"/>
                <w:szCs w:val="28"/>
              </w:rPr>
            </w:rPrChange>
          </w:rPr>
          <w:t>有东西</w:t>
        </w:r>
      </w:ins>
      <w:r>
        <w:rPr>
          <w:rFonts w:ascii="仿宋" w:eastAsia="仿宋" w:hAnsi="仿宋" w:cs="仿宋" w:hint="eastAsia"/>
          <w:sz w:val="32"/>
          <w:szCs w:val="32"/>
          <w:rPrChange w:id="1008" w:author="ASUS" w:date="2022-01-09T23:32:00Z">
            <w:rPr>
              <w:rFonts w:hint="eastAsia"/>
              <w:sz w:val="28"/>
              <w:szCs w:val="28"/>
            </w:rPr>
          </w:rPrChange>
        </w:rPr>
        <w:t>渗出，血管里有水液渗出往腔里走或往气管沉积，如果往空腔里面大量渗透，就会形成</w:t>
      </w:r>
      <w:ins w:id="1009" w:author="KOU IVY" w:date="2022-01-07T23:05:00Z">
        <w:r>
          <w:rPr>
            <w:rFonts w:ascii="仿宋" w:eastAsia="仿宋" w:hAnsi="仿宋" w:cs="仿宋" w:hint="eastAsia"/>
            <w:sz w:val="32"/>
            <w:szCs w:val="32"/>
            <w:rPrChange w:id="1010" w:author="ASUS" w:date="2022-01-09T23:32:00Z">
              <w:rPr>
                <w:rFonts w:hint="eastAsia"/>
                <w:sz w:val="28"/>
                <w:szCs w:val="28"/>
              </w:rPr>
            </w:rPrChange>
          </w:rPr>
          <w:t>胸腔积液</w:t>
        </w:r>
      </w:ins>
      <w:del w:id="1011" w:author="KOU IVY" w:date="2022-01-07T23:05:00Z">
        <w:r>
          <w:rPr>
            <w:rFonts w:ascii="仿宋" w:eastAsia="仿宋" w:hAnsi="仿宋" w:cs="仿宋" w:hint="eastAsia"/>
            <w:sz w:val="32"/>
            <w:szCs w:val="32"/>
            <w:rPrChange w:id="101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胸水</w:delText>
        </w:r>
      </w:del>
      <w:r>
        <w:rPr>
          <w:rFonts w:ascii="仿宋" w:eastAsia="仿宋" w:hAnsi="仿宋" w:cs="仿宋" w:hint="eastAsia"/>
          <w:sz w:val="32"/>
          <w:szCs w:val="32"/>
          <w:rPrChange w:id="1013" w:author="ASUS" w:date="2022-01-09T23:32:00Z">
            <w:rPr>
              <w:rFonts w:hint="eastAsia"/>
              <w:sz w:val="28"/>
              <w:szCs w:val="28"/>
            </w:rPr>
          </w:rPrChange>
        </w:rPr>
        <w:t>；如果往气管里面沉积，就容易形成痰</w:t>
      </w:r>
      <w:del w:id="1014" w:author="KOU IVY" w:date="2022-01-07T22:54:00Z">
        <w:r>
          <w:rPr>
            <w:rFonts w:ascii="仿宋" w:eastAsia="仿宋" w:hAnsi="仿宋" w:cs="仿宋" w:hint="eastAsia"/>
            <w:sz w:val="32"/>
            <w:szCs w:val="32"/>
            <w:rPrChange w:id="101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，是不是这样？</w:delText>
        </w:r>
      </w:del>
      <w:ins w:id="1016" w:author="KOU IVY" w:date="2022-01-07T22:54:00Z">
        <w:r>
          <w:rPr>
            <w:rFonts w:ascii="仿宋" w:eastAsia="仿宋" w:hAnsi="仿宋" w:cs="仿宋" w:hint="eastAsia"/>
            <w:sz w:val="32"/>
            <w:szCs w:val="32"/>
            <w:rPrChange w:id="1017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r>
        <w:rPr>
          <w:rFonts w:ascii="仿宋" w:eastAsia="仿宋" w:hAnsi="仿宋" w:cs="仿宋" w:hint="eastAsia"/>
          <w:sz w:val="32"/>
          <w:szCs w:val="32"/>
          <w:rPrChange w:id="1018" w:author="ASUS" w:date="2022-01-09T23:32:00Z">
            <w:rPr>
              <w:rFonts w:hint="eastAsia"/>
              <w:sz w:val="28"/>
              <w:szCs w:val="28"/>
            </w:rPr>
          </w:rPrChange>
        </w:rPr>
        <w:t>如果沉积的浅，水分</w:t>
      </w:r>
      <w:del w:id="1019" w:author="KOU IVY" w:date="2022-01-07T22:55:00Z">
        <w:r>
          <w:rPr>
            <w:rFonts w:ascii="仿宋" w:eastAsia="仿宋" w:hAnsi="仿宋" w:cs="仿宋" w:hint="eastAsia"/>
            <w:sz w:val="32"/>
            <w:szCs w:val="32"/>
            <w:rPrChange w:id="102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含</w:delText>
        </w:r>
      </w:del>
      <w:r>
        <w:rPr>
          <w:rFonts w:ascii="仿宋" w:eastAsia="仿宋" w:hAnsi="仿宋" w:cs="仿宋" w:hint="eastAsia"/>
          <w:sz w:val="32"/>
          <w:szCs w:val="32"/>
          <w:rPrChange w:id="1021" w:author="ASUS" w:date="2022-01-09T23:32:00Z">
            <w:rPr>
              <w:rFonts w:hint="eastAsia"/>
              <w:sz w:val="28"/>
              <w:szCs w:val="28"/>
            </w:rPr>
          </w:rPrChange>
        </w:rPr>
        <w:t>多</w:t>
      </w:r>
      <w:del w:id="1022" w:author="KOU IVY" w:date="2022-01-07T22:55:00Z">
        <w:r>
          <w:rPr>
            <w:rFonts w:ascii="仿宋" w:eastAsia="仿宋" w:hAnsi="仿宋" w:cs="仿宋" w:hint="eastAsia"/>
            <w:sz w:val="32"/>
            <w:szCs w:val="32"/>
            <w:rPrChange w:id="102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点</w:delText>
        </w:r>
      </w:del>
      <w:r>
        <w:rPr>
          <w:rFonts w:ascii="仿宋" w:eastAsia="仿宋" w:hAnsi="仿宋" w:cs="仿宋" w:hint="eastAsia"/>
          <w:sz w:val="32"/>
          <w:szCs w:val="32"/>
          <w:rPrChange w:id="1024" w:author="ASUS" w:date="2022-01-09T23:32:00Z">
            <w:rPr>
              <w:rFonts w:hint="eastAsia"/>
              <w:sz w:val="28"/>
              <w:szCs w:val="28"/>
            </w:rPr>
          </w:rPrChange>
        </w:rPr>
        <w:t>，</w:t>
      </w:r>
      <w:ins w:id="1025" w:author="KOU IVY" w:date="2022-01-07T22:55:00Z">
        <w:r>
          <w:rPr>
            <w:rFonts w:ascii="仿宋" w:eastAsia="仿宋" w:hAnsi="仿宋" w:cs="仿宋" w:hint="eastAsia"/>
            <w:sz w:val="32"/>
            <w:szCs w:val="32"/>
            <w:rPrChange w:id="1026" w:author="ASUS" w:date="2022-01-09T23:32:00Z">
              <w:rPr>
                <w:rFonts w:hint="eastAsia"/>
                <w:sz w:val="28"/>
                <w:szCs w:val="28"/>
              </w:rPr>
            </w:rPrChange>
          </w:rPr>
          <w:t>病人</w:t>
        </w:r>
      </w:ins>
      <w:del w:id="1027" w:author="KOU IVY" w:date="2022-01-07T22:55:00Z">
        <w:r>
          <w:rPr>
            <w:rFonts w:ascii="仿宋" w:eastAsia="仿宋" w:hAnsi="仿宋" w:cs="仿宋" w:hint="eastAsia"/>
            <w:sz w:val="32"/>
            <w:szCs w:val="32"/>
            <w:rPrChange w:id="102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你们</w:delText>
        </w:r>
      </w:del>
      <w:r>
        <w:rPr>
          <w:rFonts w:ascii="仿宋" w:eastAsia="仿宋" w:hAnsi="仿宋" w:cs="仿宋" w:hint="eastAsia"/>
          <w:sz w:val="32"/>
          <w:szCs w:val="32"/>
          <w:rPrChange w:id="1029" w:author="ASUS" w:date="2022-01-09T23:32:00Z">
            <w:rPr>
              <w:rFonts w:hint="eastAsia"/>
              <w:sz w:val="28"/>
              <w:szCs w:val="28"/>
            </w:rPr>
          </w:rPrChange>
        </w:rPr>
        <w:t>排出来的痰就清</w:t>
      </w:r>
      <w:ins w:id="1030" w:author="KOU IVY" w:date="2022-01-07T22:55:00Z">
        <w:r>
          <w:rPr>
            <w:rFonts w:ascii="仿宋" w:eastAsia="仿宋" w:hAnsi="仿宋" w:cs="仿宋" w:hint="eastAsia"/>
            <w:sz w:val="32"/>
            <w:szCs w:val="32"/>
            <w:rPrChange w:id="1031" w:author="ASUS" w:date="2022-01-09T23:32:00Z">
              <w:rPr>
                <w:rFonts w:hint="eastAsia"/>
                <w:sz w:val="28"/>
                <w:szCs w:val="28"/>
              </w:rPr>
            </w:rPrChange>
          </w:rPr>
          <w:t>稀</w:t>
        </w:r>
      </w:ins>
      <w:del w:id="1032" w:author="KOU IVY" w:date="2022-01-07T22:55:00Z">
        <w:r>
          <w:rPr>
            <w:rFonts w:ascii="仿宋" w:eastAsia="仿宋" w:hAnsi="仿宋" w:cs="仿宋" w:hint="eastAsia"/>
            <w:sz w:val="32"/>
            <w:szCs w:val="32"/>
            <w:rPrChange w:id="103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晰</w:delText>
        </w:r>
      </w:del>
      <w:r>
        <w:rPr>
          <w:rFonts w:ascii="仿宋" w:eastAsia="仿宋" w:hAnsi="仿宋" w:cs="仿宋" w:hint="eastAsia"/>
          <w:sz w:val="32"/>
          <w:szCs w:val="32"/>
          <w:rPrChange w:id="1034" w:author="ASUS" w:date="2022-01-09T23:32:00Z">
            <w:rPr>
              <w:rFonts w:hint="eastAsia"/>
              <w:sz w:val="28"/>
              <w:szCs w:val="28"/>
            </w:rPr>
          </w:rPrChange>
        </w:rPr>
        <w:t>；如果沉积久出不来就会变黄；如果沉积得深</w:t>
      </w:r>
      <w:ins w:id="1035" w:author="KOU IVY" w:date="2022-01-07T22:55:00Z">
        <w:r>
          <w:rPr>
            <w:rFonts w:ascii="仿宋" w:eastAsia="仿宋" w:hAnsi="仿宋" w:cs="仿宋" w:hint="eastAsia"/>
            <w:sz w:val="32"/>
            <w:szCs w:val="32"/>
            <w:rPrChange w:id="1036" w:author="ASUS" w:date="2022-01-09T23:32:00Z">
              <w:rPr>
                <w:rFonts w:hint="eastAsia"/>
                <w:sz w:val="28"/>
                <w:szCs w:val="28"/>
              </w:rPr>
            </w:rPrChange>
          </w:rPr>
          <w:t>，</w:t>
        </w:r>
      </w:ins>
      <w:r>
        <w:rPr>
          <w:rFonts w:ascii="仿宋" w:eastAsia="仿宋" w:hAnsi="仿宋" w:cs="仿宋" w:hint="eastAsia"/>
          <w:sz w:val="32"/>
          <w:szCs w:val="32"/>
          <w:rPrChange w:id="1037" w:author="ASUS" w:date="2022-01-09T23:32:00Z">
            <w:rPr>
              <w:rFonts w:hint="eastAsia"/>
              <w:sz w:val="28"/>
              <w:szCs w:val="28"/>
            </w:rPr>
          </w:rPrChange>
        </w:rPr>
        <w:t>可能会变绿、黑痰</w:t>
      </w:r>
      <w:del w:id="1038" w:author="KOU IVY" w:date="2022-01-07T22:55:00Z">
        <w:r>
          <w:rPr>
            <w:rFonts w:ascii="仿宋" w:eastAsia="仿宋" w:hAnsi="仿宋" w:cs="仿宋" w:hint="eastAsia"/>
            <w:sz w:val="32"/>
            <w:szCs w:val="32"/>
            <w:rPrChange w:id="103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（你们想一想</w:delText>
        </w:r>
      </w:del>
      <w:r>
        <w:rPr>
          <w:rFonts w:ascii="仿宋" w:eastAsia="仿宋" w:hAnsi="仿宋" w:cs="仿宋" w:hint="eastAsia"/>
          <w:sz w:val="32"/>
          <w:szCs w:val="32"/>
          <w:rPrChange w:id="1040" w:author="ASUS" w:date="2022-01-09T23:32:00Z">
            <w:rPr>
              <w:rFonts w:hint="eastAsia"/>
              <w:sz w:val="28"/>
              <w:szCs w:val="28"/>
            </w:rPr>
          </w:rPrChange>
        </w:rPr>
        <w:t>，</w:t>
      </w:r>
      <w:ins w:id="1041" w:author="KOU IVY" w:date="2022-01-07T22:55:00Z">
        <w:r>
          <w:rPr>
            <w:rFonts w:ascii="仿宋" w:eastAsia="仿宋" w:hAnsi="仿宋" w:cs="仿宋" w:hint="eastAsia"/>
            <w:sz w:val="32"/>
            <w:szCs w:val="32"/>
            <w:rPrChange w:id="1042" w:author="ASUS" w:date="2022-01-09T23:32:00Z">
              <w:rPr>
                <w:rFonts w:hint="eastAsia"/>
                <w:sz w:val="28"/>
                <w:szCs w:val="28"/>
              </w:rPr>
            </w:rPrChange>
          </w:rPr>
          <w:t>就像</w:t>
        </w:r>
      </w:ins>
      <w:r>
        <w:rPr>
          <w:rFonts w:ascii="仿宋" w:eastAsia="仿宋" w:hAnsi="仿宋" w:cs="仿宋" w:hint="eastAsia"/>
          <w:sz w:val="32"/>
          <w:szCs w:val="32"/>
          <w:rPrChange w:id="1043" w:author="ASUS" w:date="2022-01-09T23:32:00Z">
            <w:rPr>
              <w:rFonts w:hint="eastAsia"/>
              <w:sz w:val="28"/>
              <w:szCs w:val="28"/>
            </w:rPr>
          </w:rPrChange>
        </w:rPr>
        <w:t>长期待在下面见不着阳光阴暗面，所以</w:t>
      </w:r>
      <w:del w:id="1044" w:author="KOU IVY" w:date="2022-01-07T22:56:00Z">
        <w:r>
          <w:rPr>
            <w:rFonts w:ascii="仿宋" w:eastAsia="仿宋" w:hAnsi="仿宋" w:cs="仿宋" w:hint="eastAsia"/>
            <w:sz w:val="32"/>
            <w:szCs w:val="32"/>
            <w:rPrChange w:id="104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痰才</w:delText>
        </w:r>
      </w:del>
      <w:r>
        <w:rPr>
          <w:rFonts w:ascii="仿宋" w:eastAsia="仿宋" w:hAnsi="仿宋" w:cs="仿宋" w:hint="eastAsia"/>
          <w:sz w:val="32"/>
          <w:szCs w:val="32"/>
          <w:rPrChange w:id="1046" w:author="ASUS" w:date="2022-01-09T23:32:00Z">
            <w:rPr>
              <w:rFonts w:hint="eastAsia"/>
              <w:sz w:val="28"/>
              <w:szCs w:val="28"/>
            </w:rPr>
          </w:rPrChange>
        </w:rPr>
        <w:t>是黑</w:t>
      </w:r>
      <w:ins w:id="1047" w:author="KOU IVY" w:date="2022-01-07T22:56:00Z">
        <w:r>
          <w:rPr>
            <w:rFonts w:ascii="仿宋" w:eastAsia="仿宋" w:hAnsi="仿宋" w:cs="仿宋" w:hint="eastAsia"/>
            <w:sz w:val="32"/>
            <w:szCs w:val="32"/>
            <w:rPrChange w:id="1048" w:author="ASUS" w:date="2022-01-09T23:32:00Z">
              <w:rPr>
                <w:rFonts w:hint="eastAsia"/>
                <w:sz w:val="28"/>
                <w:szCs w:val="28"/>
              </w:rPr>
            </w:rPrChange>
          </w:rPr>
          <w:t>痰</w:t>
        </w:r>
      </w:ins>
      <w:del w:id="1049" w:author="KOU IVY" w:date="2022-01-07T22:56:00Z">
        <w:r>
          <w:rPr>
            <w:rFonts w:ascii="仿宋" w:eastAsia="仿宋" w:hAnsi="仿宋" w:cs="仿宋" w:hint="eastAsia"/>
            <w:sz w:val="32"/>
            <w:szCs w:val="32"/>
            <w:rPrChange w:id="105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的</w:delText>
        </w:r>
      </w:del>
      <w:del w:id="1051" w:author="KOU IVY" w:date="2022-01-07T22:55:00Z">
        <w:r>
          <w:rPr>
            <w:rFonts w:ascii="仿宋" w:eastAsia="仿宋" w:hAnsi="仿宋" w:cs="仿宋" w:hint="eastAsia"/>
            <w:sz w:val="32"/>
            <w:szCs w:val="32"/>
            <w:rPrChange w:id="105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）</w:delText>
        </w:r>
      </w:del>
      <w:r>
        <w:rPr>
          <w:rFonts w:ascii="仿宋" w:eastAsia="仿宋" w:hAnsi="仿宋" w:cs="仿宋" w:hint="eastAsia"/>
          <w:sz w:val="32"/>
          <w:szCs w:val="32"/>
          <w:rPrChange w:id="1053" w:author="ASUS" w:date="2022-01-09T23:32:00Z">
            <w:rPr>
              <w:rFonts w:hint="eastAsia"/>
              <w:sz w:val="28"/>
              <w:szCs w:val="28"/>
            </w:rPr>
          </w:rPrChange>
        </w:rPr>
        <w:t>。</w:t>
      </w:r>
      <w:ins w:id="1054" w:author="KOU IVY" w:date="2022-01-07T22:57:00Z">
        <w:r>
          <w:rPr>
            <w:rFonts w:ascii="仿宋" w:eastAsia="仿宋" w:hAnsi="仿宋" w:cs="仿宋" w:hint="eastAsia"/>
            <w:sz w:val="32"/>
            <w:szCs w:val="32"/>
            <w:rPrChange w:id="1055" w:author="ASUS" w:date="2022-01-09T23:32:00Z">
              <w:rPr>
                <w:rFonts w:hint="eastAsia"/>
                <w:sz w:val="28"/>
                <w:szCs w:val="28"/>
              </w:rPr>
            </w:rPrChange>
          </w:rPr>
          <w:t>要这样理解</w:t>
        </w:r>
      </w:ins>
      <w:del w:id="1056" w:author="KOU IVY" w:date="2022-01-07T22:56:00Z">
        <w:r>
          <w:rPr>
            <w:rFonts w:ascii="仿宋" w:eastAsia="仿宋" w:hAnsi="仿宋" w:cs="仿宋" w:hint="eastAsia"/>
            <w:sz w:val="32"/>
            <w:szCs w:val="32"/>
            <w:rPrChange w:id="105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所以中医的湿。</w:delText>
        </w:r>
      </w:del>
      <w:r>
        <w:rPr>
          <w:rFonts w:ascii="仿宋" w:eastAsia="仿宋" w:hAnsi="仿宋" w:cs="仿宋" w:hint="eastAsia"/>
          <w:sz w:val="32"/>
          <w:szCs w:val="32"/>
          <w:rPrChange w:id="1058" w:author="ASUS" w:date="2022-01-09T23:32:00Z">
            <w:rPr>
              <w:rFonts w:hint="eastAsia"/>
              <w:sz w:val="28"/>
              <w:szCs w:val="28"/>
            </w:rPr>
          </w:rPrChange>
        </w:rPr>
        <w:t>肺为</w:t>
      </w:r>
      <w:r>
        <w:rPr>
          <w:rFonts w:ascii="仿宋" w:eastAsia="仿宋" w:hAnsi="仿宋" w:cs="仿宋" w:hint="eastAsia"/>
          <w:sz w:val="32"/>
          <w:szCs w:val="32"/>
          <w:rPrChange w:id="1059" w:author="ASUS" w:date="2022-01-09T23:32:00Z">
            <w:rPr>
              <w:rFonts w:hint="eastAsia"/>
              <w:sz w:val="28"/>
              <w:szCs w:val="28"/>
            </w:rPr>
          </w:rPrChange>
        </w:rPr>
        <w:lastRenderedPageBreak/>
        <w:t>储痰之</w:t>
      </w:r>
      <w:ins w:id="1060" w:author="KOU IVY" w:date="2022-01-07T22:56:00Z">
        <w:r>
          <w:rPr>
            <w:rFonts w:ascii="仿宋" w:eastAsia="仿宋" w:hAnsi="仿宋" w:cs="仿宋" w:hint="eastAsia"/>
            <w:sz w:val="32"/>
            <w:szCs w:val="32"/>
            <w:rPrChange w:id="1061" w:author="ASUS" w:date="2022-01-09T23:32:00Z">
              <w:rPr>
                <w:rFonts w:hint="eastAsia"/>
                <w:sz w:val="28"/>
                <w:szCs w:val="28"/>
              </w:rPr>
            </w:rPrChange>
          </w:rPr>
          <w:t>器</w:t>
        </w:r>
      </w:ins>
      <w:del w:id="1062" w:author="KOU IVY" w:date="2022-01-07T22:56:00Z">
        <w:r>
          <w:rPr>
            <w:rFonts w:ascii="仿宋" w:eastAsia="仿宋" w:hAnsi="仿宋" w:cs="仿宋" w:hint="eastAsia"/>
            <w:sz w:val="32"/>
            <w:szCs w:val="32"/>
            <w:rPrChange w:id="106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气</w:delText>
        </w:r>
      </w:del>
      <w:del w:id="1064" w:author="KOU IVY" w:date="2022-01-07T22:57:00Z">
        <w:r>
          <w:rPr>
            <w:rFonts w:ascii="仿宋" w:eastAsia="仿宋" w:hAnsi="仿宋" w:cs="仿宋" w:hint="eastAsia"/>
            <w:sz w:val="32"/>
            <w:szCs w:val="32"/>
            <w:rPrChange w:id="106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，你们要这样去理解，不要一句话，肺为储痰之气就没有了</w:delText>
        </w:r>
      </w:del>
      <w:r>
        <w:rPr>
          <w:rFonts w:ascii="仿宋" w:eastAsia="仿宋" w:hAnsi="仿宋" w:cs="仿宋" w:hint="eastAsia"/>
          <w:sz w:val="32"/>
          <w:szCs w:val="32"/>
          <w:rPrChange w:id="1066" w:author="ASUS" w:date="2022-01-09T23:32:00Z">
            <w:rPr>
              <w:rFonts w:hint="eastAsia"/>
              <w:sz w:val="28"/>
              <w:szCs w:val="28"/>
            </w:rPr>
          </w:rPrChange>
        </w:rPr>
        <w:t>。中医对很多东西描述是很粗糙的</w:t>
      </w:r>
      <w:del w:id="1067" w:author="KOU IVY" w:date="2022-01-07T22:57:00Z">
        <w:r>
          <w:rPr>
            <w:rFonts w:ascii="仿宋" w:eastAsia="仿宋" w:hAnsi="仿宋" w:cs="仿宋" w:hint="eastAsia"/>
            <w:sz w:val="32"/>
            <w:szCs w:val="32"/>
            <w:rPrChange w:id="106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1069" w:author="KOU IVY" w:date="2022-01-07T22:57:00Z">
        <w:r>
          <w:rPr>
            <w:rFonts w:ascii="仿宋" w:eastAsia="仿宋" w:hAnsi="仿宋" w:cs="仿宋" w:hint="eastAsia"/>
            <w:sz w:val="32"/>
            <w:szCs w:val="32"/>
            <w:rPrChange w:id="1070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del w:id="1071" w:author="KOU IVY" w:date="2022-01-07T22:57:00Z">
        <w:r>
          <w:rPr>
            <w:rFonts w:ascii="仿宋" w:eastAsia="仿宋" w:hAnsi="仿宋" w:cs="仿宋" w:hint="eastAsia"/>
            <w:sz w:val="32"/>
            <w:szCs w:val="32"/>
            <w:rPrChange w:id="107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我把中西医给你们贯通，你们回去跟你们老师讲都会吓到的，我们</w:delText>
        </w:r>
      </w:del>
      <w:r>
        <w:rPr>
          <w:rFonts w:ascii="仿宋" w:eastAsia="仿宋" w:hAnsi="仿宋" w:cs="仿宋" w:hint="eastAsia"/>
          <w:sz w:val="32"/>
          <w:szCs w:val="32"/>
          <w:rPrChange w:id="1073" w:author="ASUS" w:date="2022-01-09T23:32:00Z">
            <w:rPr>
              <w:rFonts w:hint="eastAsia"/>
              <w:sz w:val="28"/>
              <w:szCs w:val="28"/>
            </w:rPr>
          </w:rPrChange>
        </w:rPr>
        <w:t>湿在</w:t>
      </w:r>
      <w:del w:id="1074" w:author="KOU IVY" w:date="2022-01-07T22:57:00Z">
        <w:r>
          <w:rPr>
            <w:rFonts w:ascii="仿宋" w:eastAsia="仿宋" w:hAnsi="仿宋" w:cs="仿宋" w:hint="eastAsia"/>
            <w:sz w:val="32"/>
            <w:szCs w:val="32"/>
            <w:rPrChange w:id="107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我们</w:delText>
        </w:r>
      </w:del>
      <w:r>
        <w:rPr>
          <w:rFonts w:ascii="仿宋" w:eastAsia="仿宋" w:hAnsi="仿宋" w:cs="仿宋" w:hint="eastAsia"/>
          <w:sz w:val="32"/>
          <w:szCs w:val="32"/>
          <w:rPrChange w:id="1076" w:author="ASUS" w:date="2022-01-09T23:32:00Z">
            <w:rPr>
              <w:rFonts w:hint="eastAsia"/>
              <w:sz w:val="28"/>
              <w:szCs w:val="28"/>
            </w:rPr>
          </w:rPrChange>
        </w:rPr>
        <w:t>肺部，有形之谈就是这样来的。</w:t>
      </w:r>
      <w:del w:id="1077" w:author="KOU IVY" w:date="2022-01-07T22:58:00Z">
        <w:r>
          <w:rPr>
            <w:rFonts w:ascii="仿宋" w:eastAsia="仿宋" w:hAnsi="仿宋" w:cs="仿宋" w:hint="eastAsia"/>
            <w:sz w:val="32"/>
            <w:szCs w:val="32"/>
            <w:rPrChange w:id="107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记住</w:delText>
        </w:r>
      </w:del>
      <w:r>
        <w:rPr>
          <w:rFonts w:ascii="仿宋" w:eastAsia="仿宋" w:hAnsi="仿宋" w:cs="仿宋" w:hint="eastAsia"/>
          <w:sz w:val="32"/>
          <w:szCs w:val="32"/>
          <w:rPrChange w:id="1079" w:author="ASUS" w:date="2022-01-09T23:32:00Z">
            <w:rPr>
              <w:rFonts w:hint="eastAsia"/>
              <w:sz w:val="28"/>
              <w:szCs w:val="28"/>
            </w:rPr>
          </w:rPrChange>
        </w:rPr>
        <w:t>水湿一缓慢，局部就会出现渗透</w:t>
      </w:r>
      <w:del w:id="1080" w:author="KOU IVY" w:date="2022-01-07T22:58:00Z">
        <w:r>
          <w:rPr>
            <w:rFonts w:ascii="仿宋" w:eastAsia="仿宋" w:hAnsi="仿宋" w:cs="仿宋" w:hint="eastAsia"/>
            <w:sz w:val="32"/>
            <w:szCs w:val="32"/>
            <w:rPrChange w:id="108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（比如：</w:delText>
        </w:r>
      </w:del>
      <w:ins w:id="1082" w:author="KOU IVY" w:date="2022-01-07T22:58:00Z">
        <w:r>
          <w:rPr>
            <w:rFonts w:ascii="仿宋" w:eastAsia="仿宋" w:hAnsi="仿宋" w:cs="仿宋" w:hint="eastAsia"/>
            <w:sz w:val="32"/>
            <w:szCs w:val="32"/>
            <w:rPrChange w:id="1083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r>
        <w:rPr>
          <w:rFonts w:ascii="仿宋" w:eastAsia="仿宋" w:hAnsi="仿宋" w:cs="仿宋" w:hint="eastAsia"/>
          <w:sz w:val="32"/>
          <w:szCs w:val="32"/>
          <w:rPrChange w:id="1084" w:author="ASUS" w:date="2022-01-09T23:32:00Z">
            <w:rPr>
              <w:rFonts w:hint="eastAsia"/>
              <w:sz w:val="28"/>
              <w:szCs w:val="28"/>
            </w:rPr>
          </w:rPrChange>
        </w:rPr>
        <w:t>肾脏的代谢缓慢</w:t>
      </w:r>
      <w:del w:id="1085" w:author="KOU IVY" w:date="2022-01-07T22:59:00Z">
        <w:r>
          <w:rPr>
            <w:rFonts w:ascii="仿宋" w:eastAsia="仿宋" w:hAnsi="仿宋" w:cs="仿宋" w:hint="eastAsia"/>
            <w:sz w:val="32"/>
            <w:szCs w:val="32"/>
            <w:rPrChange w:id="108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以</w:delText>
        </w:r>
      </w:del>
      <w:r>
        <w:rPr>
          <w:rFonts w:ascii="仿宋" w:eastAsia="仿宋" w:hAnsi="仿宋" w:cs="仿宋" w:hint="eastAsia"/>
          <w:sz w:val="32"/>
          <w:szCs w:val="32"/>
          <w:rPrChange w:id="1087" w:author="ASUS" w:date="2022-01-09T23:32:00Z">
            <w:rPr>
              <w:rFonts w:hint="eastAsia"/>
              <w:sz w:val="28"/>
              <w:szCs w:val="28"/>
            </w:rPr>
          </w:rPrChange>
        </w:rPr>
        <w:t>后出现肾积水，</w:t>
      </w:r>
      <w:ins w:id="1088" w:author="KOU IVY" w:date="2022-01-07T22:59:00Z">
        <w:r>
          <w:rPr>
            <w:rFonts w:ascii="仿宋" w:eastAsia="仿宋" w:hAnsi="仿宋" w:cs="仿宋" w:hint="eastAsia"/>
            <w:sz w:val="32"/>
            <w:szCs w:val="32"/>
            <w:rPrChange w:id="1089" w:author="ASUS" w:date="2022-01-09T23:32:00Z">
              <w:rPr>
                <w:rFonts w:hint="eastAsia"/>
                <w:sz w:val="28"/>
                <w:szCs w:val="28"/>
              </w:rPr>
            </w:rPrChange>
          </w:rPr>
          <w:t>是</w:t>
        </w:r>
      </w:ins>
      <w:r>
        <w:rPr>
          <w:rFonts w:ascii="仿宋" w:eastAsia="仿宋" w:hAnsi="仿宋" w:cs="仿宋" w:hint="eastAsia"/>
          <w:sz w:val="32"/>
          <w:szCs w:val="32"/>
          <w:rPrChange w:id="1090" w:author="ASUS" w:date="2022-01-09T23:32:00Z">
            <w:rPr>
              <w:rFonts w:hint="eastAsia"/>
              <w:sz w:val="28"/>
              <w:szCs w:val="28"/>
            </w:rPr>
          </w:rPrChange>
        </w:rPr>
        <w:t>内压过高</w:t>
      </w:r>
      <w:ins w:id="1091" w:author="KOU IVY" w:date="2022-01-07T22:59:00Z">
        <w:r>
          <w:rPr>
            <w:rFonts w:ascii="仿宋" w:eastAsia="仿宋" w:hAnsi="仿宋" w:cs="仿宋" w:hint="eastAsia"/>
            <w:sz w:val="32"/>
            <w:szCs w:val="32"/>
            <w:rPrChange w:id="1092" w:author="ASUS" w:date="2022-01-09T23:32:00Z">
              <w:rPr>
                <w:rFonts w:hint="eastAsia"/>
                <w:sz w:val="28"/>
                <w:szCs w:val="28"/>
              </w:rPr>
            </w:rPrChange>
          </w:rPr>
          <w:t>的原因</w:t>
        </w:r>
      </w:ins>
      <w:del w:id="1093" w:author="KOU IVY" w:date="2022-01-07T22:58:00Z">
        <w:r>
          <w:rPr>
            <w:rFonts w:ascii="仿宋" w:eastAsia="仿宋" w:hAnsi="仿宋" w:cs="仿宋" w:hint="eastAsia"/>
            <w:sz w:val="32"/>
            <w:szCs w:val="32"/>
            <w:rPrChange w:id="109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）</w:delText>
        </w:r>
      </w:del>
      <w:ins w:id="1095" w:author="KOU IVY" w:date="2022-01-07T22:58:00Z">
        <w:r>
          <w:rPr>
            <w:rFonts w:ascii="仿宋" w:eastAsia="仿宋" w:hAnsi="仿宋" w:cs="仿宋" w:hint="eastAsia"/>
            <w:sz w:val="32"/>
            <w:szCs w:val="32"/>
            <w:rPrChange w:id="1096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del w:id="1097" w:author="KOU IVY" w:date="2022-01-07T22:58:00Z">
        <w:r>
          <w:rPr>
            <w:rFonts w:ascii="仿宋" w:eastAsia="仿宋" w:hAnsi="仿宋" w:cs="仿宋" w:hint="eastAsia"/>
            <w:sz w:val="32"/>
            <w:szCs w:val="32"/>
            <w:rPrChange w:id="109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你们看</w:delText>
        </w:r>
      </w:del>
      <w:r>
        <w:rPr>
          <w:rFonts w:ascii="仿宋" w:eastAsia="仿宋" w:hAnsi="仿宋" w:cs="仿宋" w:hint="eastAsia"/>
          <w:sz w:val="32"/>
          <w:szCs w:val="32"/>
          <w:rPrChange w:id="1099" w:author="ASUS" w:date="2022-01-09T23:32:00Z">
            <w:rPr>
              <w:rFonts w:hint="eastAsia"/>
              <w:sz w:val="28"/>
              <w:szCs w:val="28"/>
            </w:rPr>
          </w:rPrChange>
        </w:rPr>
        <w:t>下暴雨也是一样，如果下来马上就带走，还存在涨洪水吗？</w:t>
      </w:r>
      <w:del w:id="1100" w:author="KOU IVY" w:date="2022-01-07T22:59:00Z">
        <w:r>
          <w:rPr>
            <w:rFonts w:ascii="仿宋" w:eastAsia="仿宋" w:hAnsi="仿宋" w:cs="仿宋" w:hint="eastAsia"/>
            <w:sz w:val="32"/>
            <w:szCs w:val="32"/>
            <w:rPrChange w:id="110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涨的地方</w:delText>
        </w:r>
      </w:del>
      <w:r>
        <w:rPr>
          <w:rFonts w:ascii="仿宋" w:eastAsia="仿宋" w:hAnsi="仿宋" w:cs="仿宋" w:hint="eastAsia"/>
          <w:sz w:val="32"/>
          <w:szCs w:val="32"/>
          <w:rPrChange w:id="1102" w:author="ASUS" w:date="2022-01-09T23:32:00Z">
            <w:rPr>
              <w:rFonts w:hint="eastAsia"/>
              <w:sz w:val="28"/>
              <w:szCs w:val="28"/>
            </w:rPr>
          </w:rPrChange>
        </w:rPr>
        <w:t>必定是那个地方</w:t>
      </w:r>
      <w:del w:id="1103" w:author="KOU IVY" w:date="2022-01-07T22:59:00Z">
        <w:r>
          <w:rPr>
            <w:rFonts w:ascii="仿宋" w:eastAsia="仿宋" w:hAnsi="仿宋" w:cs="仿宋" w:hint="eastAsia"/>
            <w:sz w:val="32"/>
            <w:szCs w:val="32"/>
            <w:rPrChange w:id="110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r>
        <w:rPr>
          <w:rFonts w:ascii="仿宋" w:eastAsia="仿宋" w:hAnsi="仿宋" w:cs="仿宋" w:hint="eastAsia"/>
          <w:sz w:val="32"/>
          <w:szCs w:val="32"/>
          <w:rPrChange w:id="1105" w:author="ASUS" w:date="2022-01-09T23:32:00Z">
            <w:rPr>
              <w:rFonts w:hint="eastAsia"/>
              <w:sz w:val="28"/>
              <w:szCs w:val="28"/>
            </w:rPr>
          </w:rPrChange>
        </w:rPr>
        <w:t>疏泄功能不行</w:t>
      </w:r>
      <w:del w:id="1106" w:author="KOU IVY" w:date="2022-01-07T22:59:00Z">
        <w:r>
          <w:rPr>
            <w:rFonts w:ascii="仿宋" w:eastAsia="仿宋" w:hAnsi="仿宋" w:cs="仿宋" w:hint="eastAsia"/>
            <w:sz w:val="32"/>
            <w:szCs w:val="32"/>
            <w:rPrChange w:id="110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。</w:delText>
        </w:r>
      </w:del>
      <w:ins w:id="1108" w:author="KOU IVY" w:date="2022-01-07T22:59:00Z">
        <w:r>
          <w:rPr>
            <w:rFonts w:ascii="仿宋" w:eastAsia="仿宋" w:hAnsi="仿宋" w:cs="仿宋" w:hint="eastAsia"/>
            <w:sz w:val="32"/>
            <w:szCs w:val="32"/>
            <w:rPrChange w:id="1109" w:author="ASUS" w:date="2022-01-09T23:32:00Z">
              <w:rPr>
                <w:rFonts w:hint="eastAsia"/>
                <w:sz w:val="28"/>
                <w:szCs w:val="28"/>
              </w:rPr>
            </w:rPrChange>
          </w:rPr>
          <w:t>，</w:t>
        </w:r>
      </w:ins>
      <w:r>
        <w:rPr>
          <w:rFonts w:ascii="仿宋" w:eastAsia="仿宋" w:hAnsi="仿宋" w:cs="仿宋" w:hint="eastAsia"/>
          <w:sz w:val="32"/>
          <w:szCs w:val="32"/>
          <w:rPrChange w:id="1110" w:author="ASUS" w:date="2022-01-09T23:32:00Z">
            <w:rPr>
              <w:rFonts w:hint="eastAsia"/>
              <w:sz w:val="28"/>
              <w:szCs w:val="28"/>
            </w:rPr>
          </w:rPrChange>
        </w:rPr>
        <w:t>代谢缓慢才蓄水，然后就涨</w:t>
      </w:r>
      <w:ins w:id="1111" w:author="KOU IVY" w:date="2022-01-07T22:58:00Z">
        <w:r>
          <w:rPr>
            <w:rFonts w:ascii="仿宋" w:eastAsia="仿宋" w:hAnsi="仿宋" w:cs="仿宋" w:hint="eastAsia"/>
            <w:sz w:val="32"/>
            <w:szCs w:val="32"/>
            <w:rPrChange w:id="1112" w:author="ASUS" w:date="2022-01-09T23:32:00Z">
              <w:rPr>
                <w:rFonts w:hint="eastAsia"/>
                <w:sz w:val="28"/>
                <w:szCs w:val="28"/>
              </w:rPr>
            </w:rPrChange>
          </w:rPr>
          <w:t>、外溢。</w:t>
        </w:r>
      </w:ins>
      <w:del w:id="1113" w:author="KOU IVY" w:date="2022-01-07T22:58:00Z">
        <w:r>
          <w:rPr>
            <w:rFonts w:ascii="仿宋" w:eastAsia="仿宋" w:hAnsi="仿宋" w:cs="仿宋" w:hint="eastAsia"/>
            <w:sz w:val="32"/>
            <w:szCs w:val="32"/>
            <w:rPrChange w:id="111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del w:id="1115" w:author="KOU IVY" w:date="2022-01-07T23:00:00Z">
        <w:r>
          <w:rPr>
            <w:rFonts w:ascii="仿宋" w:eastAsia="仿宋" w:hAnsi="仿宋" w:cs="仿宋" w:hint="eastAsia"/>
            <w:sz w:val="32"/>
            <w:szCs w:val="32"/>
            <w:rPrChange w:id="111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所以我们的肺一样，</w:delText>
        </w:r>
      </w:del>
      <w:r>
        <w:rPr>
          <w:rFonts w:ascii="仿宋" w:eastAsia="仿宋" w:hAnsi="仿宋" w:cs="仿宋" w:hint="eastAsia"/>
          <w:sz w:val="32"/>
          <w:szCs w:val="32"/>
          <w:rPrChange w:id="1117" w:author="ASUS" w:date="2022-01-09T23:32:00Z">
            <w:rPr>
              <w:rFonts w:hint="eastAsia"/>
              <w:sz w:val="28"/>
              <w:szCs w:val="28"/>
            </w:rPr>
          </w:rPrChange>
        </w:rPr>
        <w:t>代谢缓慢导致肺内压增高，</w:t>
      </w:r>
      <w:del w:id="1118" w:author="KOU IVY" w:date="2022-01-07T23:00:00Z">
        <w:r>
          <w:rPr>
            <w:rFonts w:ascii="仿宋" w:eastAsia="仿宋" w:hAnsi="仿宋" w:cs="仿宋" w:hint="eastAsia"/>
            <w:sz w:val="32"/>
            <w:szCs w:val="32"/>
            <w:rPrChange w:id="111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对不对？</w:delText>
        </w:r>
      </w:del>
      <w:r>
        <w:rPr>
          <w:rFonts w:ascii="仿宋" w:eastAsia="仿宋" w:hAnsi="仿宋" w:cs="仿宋" w:hint="eastAsia"/>
          <w:sz w:val="32"/>
          <w:szCs w:val="32"/>
          <w:rPrChange w:id="1120" w:author="ASUS" w:date="2022-01-09T23:32:00Z">
            <w:rPr>
              <w:rFonts w:hint="eastAsia"/>
              <w:sz w:val="28"/>
              <w:szCs w:val="28"/>
            </w:rPr>
          </w:rPrChange>
        </w:rPr>
        <w:t>内压升高就要减压，怎样减？往空腔里</w:t>
      </w:r>
      <w:del w:id="1121" w:author="KOU IVY" w:date="2022-01-07T23:00:00Z">
        <w:r>
          <w:rPr>
            <w:rFonts w:ascii="仿宋" w:eastAsia="仿宋" w:hAnsi="仿宋" w:cs="仿宋" w:hint="eastAsia"/>
            <w:sz w:val="32"/>
            <w:szCs w:val="32"/>
            <w:rPrChange w:id="112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注</w:delText>
        </w:r>
      </w:del>
      <w:ins w:id="1123" w:author="KOU IVY" w:date="2022-01-07T23:00:00Z">
        <w:r>
          <w:rPr>
            <w:rFonts w:ascii="仿宋" w:eastAsia="仿宋" w:hAnsi="仿宋" w:cs="仿宋" w:hint="eastAsia"/>
            <w:sz w:val="32"/>
            <w:szCs w:val="32"/>
            <w:rPrChange w:id="1124" w:author="ASUS" w:date="2022-01-09T23:32:00Z">
              <w:rPr>
                <w:rFonts w:hint="eastAsia"/>
                <w:sz w:val="28"/>
                <w:szCs w:val="28"/>
              </w:rPr>
            </w:rPrChange>
          </w:rPr>
          <w:t>排</w:t>
        </w:r>
      </w:ins>
      <w:r>
        <w:rPr>
          <w:rFonts w:ascii="仿宋" w:eastAsia="仿宋" w:hAnsi="仿宋" w:cs="仿宋" w:hint="eastAsia"/>
          <w:sz w:val="32"/>
          <w:szCs w:val="32"/>
          <w:rPrChange w:id="1125" w:author="ASUS" w:date="2022-01-09T23:32:00Z">
            <w:rPr>
              <w:rFonts w:hint="eastAsia"/>
              <w:sz w:val="28"/>
              <w:szCs w:val="28"/>
            </w:rPr>
          </w:rPrChange>
        </w:rPr>
        <w:t>，当肺部里面毛细血管代谢缓慢，内压升高，把血管挤破</w:t>
      </w:r>
      <w:del w:id="1126" w:author="KOU IVY" w:date="2022-01-07T23:01:00Z">
        <w:r>
          <w:rPr>
            <w:rFonts w:ascii="仿宋" w:eastAsia="仿宋" w:hAnsi="仿宋" w:cs="仿宋" w:hint="eastAsia"/>
            <w:sz w:val="32"/>
            <w:szCs w:val="32"/>
            <w:rPrChange w:id="112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你</w:delText>
        </w:r>
      </w:del>
      <w:ins w:id="1128" w:author="KOU IVY" w:date="2022-01-07T23:01:00Z">
        <w:r>
          <w:rPr>
            <w:rFonts w:ascii="仿宋" w:eastAsia="仿宋" w:hAnsi="仿宋" w:cs="仿宋" w:hint="eastAsia"/>
            <w:sz w:val="32"/>
            <w:szCs w:val="32"/>
            <w:rPrChange w:id="1129" w:author="ASUS" w:date="2022-01-09T23:32:00Z">
              <w:rPr>
                <w:rFonts w:hint="eastAsia"/>
                <w:sz w:val="28"/>
                <w:szCs w:val="28"/>
              </w:rPr>
            </w:rPrChange>
          </w:rPr>
          <w:t>，病人</w:t>
        </w:r>
      </w:ins>
      <w:r>
        <w:rPr>
          <w:rFonts w:ascii="仿宋" w:eastAsia="仿宋" w:hAnsi="仿宋" w:cs="仿宋" w:hint="eastAsia"/>
          <w:sz w:val="32"/>
          <w:szCs w:val="32"/>
          <w:rPrChange w:id="1130" w:author="ASUS" w:date="2022-01-09T23:32:00Z">
            <w:rPr>
              <w:rFonts w:hint="eastAsia"/>
              <w:sz w:val="28"/>
              <w:szCs w:val="28"/>
            </w:rPr>
          </w:rPrChange>
        </w:rPr>
        <w:t>就</w:t>
      </w:r>
      <w:ins w:id="1131" w:author="KOU IVY" w:date="2022-01-07T23:01:00Z">
        <w:r>
          <w:rPr>
            <w:rFonts w:ascii="仿宋" w:eastAsia="仿宋" w:hAnsi="仿宋" w:cs="仿宋" w:hint="eastAsia"/>
            <w:sz w:val="32"/>
            <w:szCs w:val="32"/>
            <w:rPrChange w:id="1132" w:author="ASUS" w:date="2022-01-09T23:32:00Z">
              <w:rPr>
                <w:rFonts w:hint="eastAsia"/>
                <w:sz w:val="28"/>
                <w:szCs w:val="28"/>
              </w:rPr>
            </w:rPrChange>
          </w:rPr>
          <w:t>咯</w:t>
        </w:r>
      </w:ins>
      <w:del w:id="1133" w:author="KOU IVY" w:date="2022-01-07T23:01:00Z">
        <w:r>
          <w:rPr>
            <w:rFonts w:ascii="仿宋" w:eastAsia="仿宋" w:hAnsi="仿宋" w:cs="仿宋" w:hint="eastAsia"/>
            <w:sz w:val="32"/>
            <w:szCs w:val="32"/>
            <w:rPrChange w:id="113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咔</w:delText>
        </w:r>
      </w:del>
      <w:r>
        <w:rPr>
          <w:rFonts w:ascii="仿宋" w:eastAsia="仿宋" w:hAnsi="仿宋" w:cs="仿宋" w:hint="eastAsia"/>
          <w:sz w:val="32"/>
          <w:szCs w:val="32"/>
          <w:rPrChange w:id="1135" w:author="ASUS" w:date="2022-01-09T23:32:00Z">
            <w:rPr>
              <w:rFonts w:hint="eastAsia"/>
              <w:sz w:val="28"/>
              <w:szCs w:val="28"/>
            </w:rPr>
          </w:rPrChange>
        </w:rPr>
        <w:t>血</w:t>
      </w:r>
      <w:del w:id="1136" w:author="KOU IVY" w:date="2022-01-07T23:01:00Z">
        <w:r>
          <w:rPr>
            <w:rFonts w:ascii="仿宋" w:eastAsia="仿宋" w:hAnsi="仿宋" w:cs="仿宋" w:hint="eastAsia"/>
            <w:sz w:val="32"/>
            <w:szCs w:val="32"/>
            <w:rPrChange w:id="113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1138" w:author="KOU IVY" w:date="2022-01-07T23:01:00Z">
        <w:r>
          <w:rPr>
            <w:rFonts w:ascii="仿宋" w:eastAsia="仿宋" w:hAnsi="仿宋" w:cs="仿宋" w:hint="eastAsia"/>
            <w:sz w:val="32"/>
            <w:szCs w:val="32"/>
            <w:rPrChange w:id="1139" w:author="ASUS" w:date="2022-01-09T23:32:00Z">
              <w:rPr>
                <w:rFonts w:hint="eastAsia"/>
                <w:sz w:val="28"/>
                <w:szCs w:val="28"/>
              </w:rPr>
            </w:rPrChange>
          </w:rPr>
          <w:t>；</w:t>
        </w:r>
      </w:ins>
      <w:r>
        <w:rPr>
          <w:rFonts w:ascii="仿宋" w:eastAsia="仿宋" w:hAnsi="仿宋" w:cs="仿宋" w:hint="eastAsia"/>
          <w:sz w:val="32"/>
          <w:szCs w:val="32"/>
          <w:rPrChange w:id="1140" w:author="ASUS" w:date="2022-01-09T23:32:00Z">
            <w:rPr>
              <w:rFonts w:hint="eastAsia"/>
              <w:sz w:val="28"/>
              <w:szCs w:val="28"/>
            </w:rPr>
          </w:rPrChange>
        </w:rPr>
        <w:t>如果往气管里渗透，</w:t>
      </w:r>
      <w:del w:id="1141" w:author="KOU IVY" w:date="2022-01-07T23:01:00Z">
        <w:r>
          <w:rPr>
            <w:rFonts w:ascii="仿宋" w:eastAsia="仿宋" w:hAnsi="仿宋" w:cs="仿宋" w:hint="eastAsia"/>
            <w:sz w:val="32"/>
            <w:szCs w:val="32"/>
            <w:rPrChange w:id="114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你</w:delText>
        </w:r>
      </w:del>
      <w:r>
        <w:rPr>
          <w:rFonts w:ascii="仿宋" w:eastAsia="仿宋" w:hAnsi="仿宋" w:cs="仿宋" w:hint="eastAsia"/>
          <w:sz w:val="32"/>
          <w:szCs w:val="32"/>
          <w:rPrChange w:id="1143" w:author="ASUS" w:date="2022-01-09T23:32:00Z">
            <w:rPr>
              <w:rFonts w:hint="eastAsia"/>
              <w:sz w:val="28"/>
              <w:szCs w:val="28"/>
            </w:rPr>
          </w:rPrChange>
        </w:rPr>
        <w:t>就</w:t>
      </w:r>
      <w:del w:id="1144" w:author="KOU IVY" w:date="2022-01-07T23:01:00Z">
        <w:r>
          <w:rPr>
            <w:rFonts w:ascii="仿宋" w:eastAsia="仿宋" w:hAnsi="仿宋" w:cs="仿宋" w:hint="eastAsia"/>
            <w:sz w:val="32"/>
            <w:szCs w:val="32"/>
            <w:rPrChange w:id="114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不断想</w:delText>
        </w:r>
      </w:del>
      <w:r>
        <w:rPr>
          <w:rFonts w:ascii="仿宋" w:eastAsia="仿宋" w:hAnsi="仿宋" w:cs="仿宋" w:hint="eastAsia"/>
          <w:sz w:val="32"/>
          <w:szCs w:val="32"/>
          <w:rPrChange w:id="1146" w:author="ASUS" w:date="2022-01-09T23:32:00Z">
            <w:rPr>
              <w:rFonts w:hint="eastAsia"/>
              <w:sz w:val="28"/>
              <w:szCs w:val="28"/>
            </w:rPr>
          </w:rPrChange>
        </w:rPr>
        <w:t>咯痰；</w:t>
      </w:r>
      <w:del w:id="1147" w:author="KOU IVY" w:date="2022-01-07T23:03:00Z">
        <w:r>
          <w:rPr>
            <w:rFonts w:ascii="仿宋" w:eastAsia="仿宋" w:hAnsi="仿宋" w:cs="仿宋" w:hint="eastAsia"/>
            <w:sz w:val="32"/>
            <w:szCs w:val="32"/>
            <w:rPrChange w:id="114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如果</w:delText>
        </w:r>
      </w:del>
      <w:del w:id="1149" w:author="KOU IVY" w:date="2022-01-07T23:02:00Z">
        <w:r>
          <w:rPr>
            <w:rFonts w:ascii="仿宋" w:eastAsia="仿宋" w:hAnsi="仿宋" w:cs="仿宋" w:hint="eastAsia"/>
            <w:sz w:val="32"/>
            <w:szCs w:val="32"/>
            <w:rPrChange w:id="115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渗透</w:delText>
        </w:r>
      </w:del>
      <w:del w:id="1151" w:author="KOU IVY" w:date="2022-01-07T23:03:00Z">
        <w:r>
          <w:rPr>
            <w:rFonts w:ascii="仿宋" w:eastAsia="仿宋" w:hAnsi="仿宋" w:cs="仿宋" w:hint="eastAsia"/>
            <w:sz w:val="32"/>
            <w:szCs w:val="32"/>
            <w:rPrChange w:id="115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往胸腔里</w:delText>
        </w:r>
      </w:del>
      <w:del w:id="1153" w:author="KOU IVY" w:date="2022-01-07T23:02:00Z">
        <w:r>
          <w:rPr>
            <w:rFonts w:ascii="仿宋" w:eastAsia="仿宋" w:hAnsi="仿宋" w:cs="仿宋" w:hint="eastAsia"/>
            <w:sz w:val="32"/>
            <w:szCs w:val="32"/>
            <w:rPrChange w:id="115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去</w:delText>
        </w:r>
      </w:del>
      <w:del w:id="1155" w:author="KOU IVY" w:date="2022-01-07T23:03:00Z">
        <w:r>
          <w:rPr>
            <w:rFonts w:ascii="仿宋" w:eastAsia="仿宋" w:hAnsi="仿宋" w:cs="仿宋" w:hint="eastAsia"/>
            <w:sz w:val="32"/>
            <w:szCs w:val="32"/>
            <w:rPrChange w:id="115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，就形成</w:delText>
        </w:r>
      </w:del>
      <w:del w:id="1157" w:author="KOU IVY" w:date="2022-01-07T23:02:00Z">
        <w:r>
          <w:rPr>
            <w:rFonts w:ascii="仿宋" w:eastAsia="仿宋" w:hAnsi="仿宋" w:cs="仿宋" w:hint="eastAsia"/>
            <w:sz w:val="32"/>
            <w:szCs w:val="32"/>
            <w:rPrChange w:id="115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胸水或</w:delText>
        </w:r>
      </w:del>
      <w:del w:id="1159" w:author="KOU IVY" w:date="2022-01-07T23:03:00Z">
        <w:r>
          <w:rPr>
            <w:rFonts w:ascii="仿宋" w:eastAsia="仿宋" w:hAnsi="仿宋" w:cs="仿宋" w:hint="eastAsia"/>
            <w:sz w:val="32"/>
            <w:szCs w:val="32"/>
            <w:rPrChange w:id="116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胸腔积液</w:delText>
        </w:r>
      </w:del>
      <w:del w:id="1161" w:author="KOU IVY" w:date="2022-01-07T23:02:00Z">
        <w:r>
          <w:rPr>
            <w:rFonts w:ascii="仿宋" w:eastAsia="仿宋" w:hAnsi="仿宋" w:cs="仿宋" w:hint="eastAsia"/>
            <w:sz w:val="32"/>
            <w:szCs w:val="32"/>
            <w:rPrChange w:id="116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，是不是这样？</w:delText>
        </w:r>
      </w:del>
      <w:r>
        <w:rPr>
          <w:rFonts w:ascii="仿宋" w:eastAsia="仿宋" w:hAnsi="仿宋" w:cs="仿宋" w:hint="eastAsia"/>
          <w:sz w:val="32"/>
          <w:szCs w:val="32"/>
          <w:rPrChange w:id="1163" w:author="ASUS" w:date="2022-01-09T23:32:00Z">
            <w:rPr>
              <w:rFonts w:hint="eastAsia"/>
              <w:sz w:val="28"/>
              <w:szCs w:val="28"/>
            </w:rPr>
          </w:rPrChange>
        </w:rPr>
        <w:t>压力过大，水分又多就会往胸腔里渗透，形成胸</w:t>
      </w:r>
      <w:del w:id="1164" w:author="KOU IVY" w:date="2022-01-07T23:03:00Z">
        <w:r>
          <w:rPr>
            <w:rFonts w:ascii="仿宋" w:eastAsia="仿宋" w:hAnsi="仿宋" w:cs="仿宋" w:hint="eastAsia"/>
            <w:sz w:val="32"/>
            <w:szCs w:val="32"/>
            <w:rPrChange w:id="116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水和</w:delText>
        </w:r>
      </w:del>
      <w:ins w:id="1166" w:author="KOU IVY" w:date="2022-01-07T23:03:00Z">
        <w:r>
          <w:rPr>
            <w:rFonts w:ascii="仿宋" w:eastAsia="仿宋" w:hAnsi="仿宋" w:cs="仿宋" w:hint="eastAsia"/>
            <w:sz w:val="32"/>
            <w:szCs w:val="32"/>
            <w:rPrChange w:id="1167" w:author="ASUS" w:date="2022-01-09T23:32:00Z">
              <w:rPr>
                <w:rFonts w:hint="eastAsia"/>
                <w:sz w:val="28"/>
                <w:szCs w:val="28"/>
              </w:rPr>
            </w:rPrChange>
          </w:rPr>
          <w:t>腔</w:t>
        </w:r>
      </w:ins>
      <w:r>
        <w:rPr>
          <w:rFonts w:ascii="仿宋" w:eastAsia="仿宋" w:hAnsi="仿宋" w:cs="仿宋" w:hint="eastAsia"/>
          <w:sz w:val="32"/>
          <w:szCs w:val="32"/>
          <w:rPrChange w:id="1168" w:author="ASUS" w:date="2022-01-09T23:32:00Z">
            <w:rPr>
              <w:rFonts w:hint="eastAsia"/>
              <w:sz w:val="28"/>
              <w:szCs w:val="28"/>
            </w:rPr>
          </w:rPrChange>
        </w:rPr>
        <w:t>积液；如果压力小，就会在血管壁沉积形成痰。</w:t>
      </w:r>
    </w:p>
    <w:p w:rsidR="006B1471" w:rsidRPr="006B1471" w:rsidRDefault="00470CBE">
      <w:pPr>
        <w:ind w:firstLineChars="200" w:firstLine="640"/>
        <w:rPr>
          <w:rFonts w:ascii="仿宋" w:eastAsia="仿宋" w:hAnsi="仿宋" w:cs="仿宋"/>
          <w:sz w:val="32"/>
          <w:szCs w:val="32"/>
          <w:rPrChange w:id="1169" w:author="ASUS" w:date="2022-01-09T23:32:00Z">
            <w:rPr>
              <w:sz w:val="28"/>
              <w:szCs w:val="28"/>
            </w:rPr>
          </w:rPrChange>
        </w:rPr>
      </w:pPr>
      <w:r>
        <w:rPr>
          <w:rFonts w:ascii="仿宋" w:eastAsia="仿宋" w:hAnsi="仿宋" w:cs="仿宋" w:hint="eastAsia"/>
          <w:sz w:val="32"/>
          <w:szCs w:val="32"/>
          <w:rPrChange w:id="1170" w:author="ASUS" w:date="2022-01-09T23:32:00Z">
            <w:rPr>
              <w:rFonts w:hint="eastAsia"/>
              <w:sz w:val="28"/>
              <w:szCs w:val="28"/>
            </w:rPr>
          </w:rPrChange>
        </w:rPr>
        <w:t>西医</w:t>
      </w:r>
      <w:del w:id="1171" w:author="KOU IVY" w:date="2022-01-07T23:05:00Z">
        <w:r>
          <w:rPr>
            <w:rFonts w:ascii="仿宋" w:eastAsia="仿宋" w:hAnsi="仿宋" w:cs="仿宋" w:hint="eastAsia"/>
            <w:sz w:val="32"/>
            <w:szCs w:val="32"/>
            <w:rPrChange w:id="117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思维：</w:delText>
        </w:r>
      </w:del>
      <w:r>
        <w:rPr>
          <w:rFonts w:ascii="仿宋" w:eastAsia="仿宋" w:hAnsi="仿宋" w:cs="仿宋" w:hint="eastAsia"/>
          <w:sz w:val="32"/>
          <w:szCs w:val="32"/>
          <w:rPrChange w:id="1173" w:author="ASUS" w:date="2022-01-09T23:32:00Z">
            <w:rPr>
              <w:rFonts w:hint="eastAsia"/>
              <w:sz w:val="28"/>
              <w:szCs w:val="28"/>
            </w:rPr>
          </w:rPrChange>
        </w:rPr>
        <w:t>治</w:t>
      </w:r>
      <w:ins w:id="1174" w:author="KOU IVY" w:date="2022-01-07T23:05:00Z">
        <w:r>
          <w:rPr>
            <w:rFonts w:ascii="仿宋" w:eastAsia="仿宋" w:hAnsi="仿宋" w:cs="仿宋" w:hint="eastAsia"/>
            <w:sz w:val="32"/>
            <w:szCs w:val="32"/>
            <w:rPrChange w:id="1175" w:author="ASUS" w:date="2022-01-09T23:32:00Z">
              <w:rPr>
                <w:rFonts w:hint="eastAsia"/>
                <w:sz w:val="28"/>
                <w:szCs w:val="28"/>
              </w:rPr>
            </w:rPrChange>
          </w:rPr>
          <w:t>胸腔积液</w:t>
        </w:r>
      </w:ins>
      <w:del w:id="1176" w:author="KOU IVY" w:date="2022-01-07T23:05:00Z">
        <w:r>
          <w:rPr>
            <w:rFonts w:ascii="仿宋" w:eastAsia="仿宋" w:hAnsi="仿宋" w:cs="仿宋" w:hint="eastAsia"/>
            <w:sz w:val="32"/>
            <w:szCs w:val="32"/>
            <w:rPrChange w:id="117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胸水</w:delText>
        </w:r>
      </w:del>
      <w:r>
        <w:rPr>
          <w:rFonts w:ascii="仿宋" w:eastAsia="仿宋" w:hAnsi="仿宋" w:cs="仿宋" w:hint="eastAsia"/>
          <w:sz w:val="32"/>
          <w:szCs w:val="32"/>
          <w:rPrChange w:id="1178" w:author="ASUS" w:date="2022-01-09T23:32:00Z">
            <w:rPr>
              <w:rFonts w:hint="eastAsia"/>
              <w:sz w:val="28"/>
              <w:szCs w:val="28"/>
            </w:rPr>
          </w:rPrChange>
        </w:rPr>
        <w:t>有两个办法是正确的</w:t>
      </w:r>
      <w:del w:id="1179" w:author="KOU IVY" w:date="2022-01-07T23:05:00Z">
        <w:r>
          <w:rPr>
            <w:rFonts w:ascii="仿宋" w:eastAsia="仿宋" w:hAnsi="仿宋" w:cs="仿宋" w:hint="eastAsia"/>
            <w:sz w:val="32"/>
            <w:szCs w:val="32"/>
            <w:rPrChange w:id="118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：</w:delText>
        </w:r>
      </w:del>
      <w:ins w:id="1181" w:author="KOU IVY" w:date="2022-01-07T23:05:00Z">
        <w:r>
          <w:rPr>
            <w:rFonts w:ascii="仿宋" w:eastAsia="仿宋" w:hAnsi="仿宋" w:cs="仿宋" w:hint="eastAsia"/>
            <w:sz w:val="32"/>
            <w:szCs w:val="32"/>
            <w:rPrChange w:id="1182" w:author="ASUS" w:date="2022-01-09T23:32:00Z">
              <w:rPr>
                <w:rFonts w:hint="eastAsia"/>
                <w:sz w:val="28"/>
                <w:szCs w:val="28"/>
              </w:rPr>
            </w:rPrChange>
          </w:rPr>
          <w:t>，</w:t>
        </w:r>
      </w:ins>
      <w:r>
        <w:rPr>
          <w:rFonts w:ascii="仿宋" w:eastAsia="仿宋" w:hAnsi="仿宋" w:cs="仿宋" w:hint="eastAsia"/>
          <w:sz w:val="32"/>
          <w:szCs w:val="32"/>
          <w:rPrChange w:id="1183" w:author="ASUS" w:date="2022-01-09T23:32:00Z">
            <w:rPr>
              <w:rFonts w:hint="eastAsia"/>
              <w:sz w:val="28"/>
              <w:szCs w:val="28"/>
            </w:rPr>
          </w:rPrChange>
        </w:rPr>
        <w:t>1.</w:t>
      </w:r>
      <w:r>
        <w:rPr>
          <w:rFonts w:ascii="仿宋" w:eastAsia="仿宋" w:hAnsi="仿宋" w:cs="仿宋" w:hint="eastAsia"/>
          <w:sz w:val="32"/>
          <w:szCs w:val="32"/>
          <w:rPrChange w:id="1184" w:author="ASUS" w:date="2022-01-09T23:32:00Z">
            <w:rPr>
              <w:rFonts w:hint="eastAsia"/>
              <w:sz w:val="28"/>
              <w:szCs w:val="28"/>
            </w:rPr>
          </w:rPrChange>
        </w:rPr>
        <w:t>减压，抽胸水</w:t>
      </w:r>
      <w:del w:id="1185" w:author="KOU IVY" w:date="2022-01-07T23:05:00Z">
        <w:r>
          <w:rPr>
            <w:rFonts w:ascii="仿宋" w:eastAsia="仿宋" w:hAnsi="仿宋" w:cs="仿宋" w:hint="eastAsia"/>
            <w:sz w:val="32"/>
            <w:szCs w:val="32"/>
            <w:rPrChange w:id="118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（</w:delText>
        </w:r>
      </w:del>
      <w:ins w:id="1187" w:author="KOU IVY" w:date="2022-01-07T23:05:00Z">
        <w:r>
          <w:rPr>
            <w:rFonts w:ascii="仿宋" w:eastAsia="仿宋" w:hAnsi="仿宋" w:cs="仿宋" w:hint="eastAsia"/>
            <w:sz w:val="32"/>
            <w:szCs w:val="32"/>
            <w:rPrChange w:id="1188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r>
        <w:rPr>
          <w:rFonts w:ascii="仿宋" w:eastAsia="仿宋" w:hAnsi="仿宋" w:cs="仿宋" w:hint="eastAsia"/>
          <w:sz w:val="32"/>
          <w:szCs w:val="32"/>
          <w:rPrChange w:id="1189" w:author="ASUS" w:date="2022-01-09T23:32:00Z">
            <w:rPr>
              <w:rFonts w:hint="eastAsia"/>
              <w:sz w:val="28"/>
              <w:szCs w:val="28"/>
            </w:rPr>
          </w:rPrChange>
        </w:rPr>
        <w:t>这在中医叫邪有出路</w:t>
      </w:r>
      <w:del w:id="1190" w:author="KOU IVY" w:date="2022-01-07T23:05:00Z">
        <w:r>
          <w:rPr>
            <w:rFonts w:ascii="仿宋" w:eastAsia="仿宋" w:hAnsi="仿宋" w:cs="仿宋" w:hint="eastAsia"/>
            <w:sz w:val="32"/>
            <w:szCs w:val="32"/>
            <w:rPrChange w:id="119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，对的</w:delText>
        </w:r>
      </w:del>
      <w:r>
        <w:rPr>
          <w:rFonts w:ascii="仿宋" w:eastAsia="仿宋" w:hAnsi="仿宋" w:cs="仿宋" w:hint="eastAsia"/>
          <w:sz w:val="32"/>
          <w:szCs w:val="32"/>
          <w:rPrChange w:id="1192" w:author="ASUS" w:date="2022-01-09T23:32:00Z">
            <w:rPr>
              <w:rFonts w:hint="eastAsia"/>
              <w:sz w:val="28"/>
              <w:szCs w:val="28"/>
            </w:rPr>
          </w:rPrChange>
        </w:rPr>
        <w:t>，我们也赞同</w:t>
      </w:r>
      <w:del w:id="1193" w:author="KOU IVY" w:date="2022-01-07T23:05:00Z">
        <w:r>
          <w:rPr>
            <w:rFonts w:ascii="仿宋" w:eastAsia="仿宋" w:hAnsi="仿宋" w:cs="仿宋" w:hint="eastAsia"/>
            <w:sz w:val="32"/>
            <w:szCs w:val="32"/>
            <w:rPrChange w:id="119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）</w:delText>
        </w:r>
      </w:del>
      <w:ins w:id="1195" w:author="KOU IVY" w:date="2022-01-07T23:05:00Z">
        <w:r>
          <w:rPr>
            <w:rFonts w:ascii="仿宋" w:eastAsia="仿宋" w:hAnsi="仿宋" w:cs="仿宋" w:hint="eastAsia"/>
            <w:sz w:val="32"/>
            <w:szCs w:val="32"/>
            <w:rPrChange w:id="1196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r>
        <w:rPr>
          <w:rFonts w:ascii="仿宋" w:eastAsia="仿宋" w:hAnsi="仿宋" w:cs="仿宋" w:hint="eastAsia"/>
          <w:sz w:val="32"/>
          <w:szCs w:val="32"/>
          <w:rPrChange w:id="1197" w:author="ASUS" w:date="2022-01-09T23:32:00Z">
            <w:rPr>
              <w:rFonts w:hint="eastAsia"/>
              <w:sz w:val="28"/>
              <w:szCs w:val="28"/>
            </w:rPr>
          </w:rPrChange>
        </w:rPr>
        <w:t>2.</w:t>
      </w:r>
      <w:r>
        <w:rPr>
          <w:rFonts w:ascii="仿宋" w:eastAsia="仿宋" w:hAnsi="仿宋" w:cs="仿宋" w:hint="eastAsia"/>
          <w:sz w:val="32"/>
          <w:szCs w:val="32"/>
          <w:rPrChange w:id="1198" w:author="ASUS" w:date="2022-01-09T23:32:00Z">
            <w:rPr>
              <w:rFonts w:hint="eastAsia"/>
              <w:sz w:val="28"/>
              <w:szCs w:val="28"/>
            </w:rPr>
          </w:rPrChange>
        </w:rPr>
        <w:t>吸收</w:t>
      </w:r>
      <w:del w:id="1199" w:author="KOU IVY" w:date="2022-01-07T23:05:00Z">
        <w:r>
          <w:rPr>
            <w:rFonts w:ascii="仿宋" w:eastAsia="仿宋" w:hAnsi="仿宋" w:cs="仿宋" w:hint="eastAsia"/>
            <w:sz w:val="32"/>
            <w:szCs w:val="32"/>
            <w:rPrChange w:id="120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（</w:delText>
        </w:r>
      </w:del>
      <w:ins w:id="1201" w:author="KOU IVY" w:date="2022-01-07T23:05:00Z">
        <w:r>
          <w:rPr>
            <w:rFonts w:ascii="仿宋" w:eastAsia="仿宋" w:hAnsi="仿宋" w:cs="仿宋" w:hint="eastAsia"/>
            <w:sz w:val="32"/>
            <w:szCs w:val="32"/>
            <w:rPrChange w:id="1202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r>
        <w:rPr>
          <w:rFonts w:ascii="仿宋" w:eastAsia="仿宋" w:hAnsi="仿宋" w:cs="仿宋" w:hint="eastAsia"/>
          <w:sz w:val="32"/>
          <w:szCs w:val="32"/>
          <w:rPrChange w:id="1203" w:author="ASUS" w:date="2022-01-09T23:32:00Z">
            <w:rPr>
              <w:rFonts w:hint="eastAsia"/>
              <w:sz w:val="28"/>
              <w:szCs w:val="28"/>
            </w:rPr>
          </w:rPrChange>
        </w:rPr>
        <w:t>循环</w:t>
      </w:r>
      <w:del w:id="1204" w:author="KOU IVY" w:date="2022-01-07T23:05:00Z">
        <w:r>
          <w:rPr>
            <w:rFonts w:ascii="仿宋" w:eastAsia="仿宋" w:hAnsi="仿宋" w:cs="仿宋" w:hint="eastAsia"/>
            <w:sz w:val="32"/>
            <w:szCs w:val="32"/>
            <w:rPrChange w:id="120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一</w:delText>
        </w:r>
      </w:del>
      <w:r>
        <w:rPr>
          <w:rFonts w:ascii="仿宋" w:eastAsia="仿宋" w:hAnsi="仿宋" w:cs="仿宋" w:hint="eastAsia"/>
          <w:sz w:val="32"/>
          <w:szCs w:val="32"/>
          <w:rPrChange w:id="1206" w:author="ASUS" w:date="2022-01-09T23:32:00Z">
            <w:rPr>
              <w:rFonts w:hint="eastAsia"/>
              <w:sz w:val="28"/>
              <w:szCs w:val="28"/>
            </w:rPr>
          </w:rPrChange>
        </w:rPr>
        <w:t>起来</w:t>
      </w:r>
      <w:ins w:id="1207" w:author="KOU IVY" w:date="2022-01-07T23:06:00Z">
        <w:r>
          <w:rPr>
            <w:rFonts w:ascii="仿宋" w:eastAsia="仿宋" w:hAnsi="仿宋" w:cs="仿宋" w:hint="eastAsia"/>
            <w:sz w:val="32"/>
            <w:szCs w:val="32"/>
            <w:rPrChange w:id="1208" w:author="ASUS" w:date="2022-01-09T23:32:00Z">
              <w:rPr>
                <w:rFonts w:hint="eastAsia"/>
                <w:sz w:val="28"/>
                <w:szCs w:val="28"/>
              </w:rPr>
            </w:rPrChange>
          </w:rPr>
          <w:t>，</w:t>
        </w:r>
      </w:ins>
      <w:r>
        <w:rPr>
          <w:rFonts w:ascii="仿宋" w:eastAsia="仿宋" w:hAnsi="仿宋" w:cs="仿宋" w:hint="eastAsia"/>
          <w:sz w:val="32"/>
          <w:szCs w:val="32"/>
          <w:rPrChange w:id="1209" w:author="ASUS" w:date="2022-01-09T23:32:00Z">
            <w:rPr>
              <w:rFonts w:hint="eastAsia"/>
              <w:sz w:val="28"/>
              <w:szCs w:val="28"/>
            </w:rPr>
          </w:rPrChange>
        </w:rPr>
        <w:t>代谢增加，就把多的沉积物带走</w:t>
      </w:r>
      <w:del w:id="1210" w:author="KOU IVY" w:date="2022-01-07T23:06:00Z">
        <w:r>
          <w:rPr>
            <w:rFonts w:ascii="仿宋" w:eastAsia="仿宋" w:hAnsi="仿宋" w:cs="仿宋" w:hint="eastAsia"/>
            <w:sz w:val="32"/>
            <w:szCs w:val="32"/>
            <w:rPrChange w:id="121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），</w:delText>
        </w:r>
      </w:del>
      <w:ins w:id="1212" w:author="KOU IVY" w:date="2022-01-07T23:06:00Z">
        <w:r>
          <w:rPr>
            <w:rFonts w:ascii="仿宋" w:eastAsia="仿宋" w:hAnsi="仿宋" w:cs="仿宋" w:hint="eastAsia"/>
            <w:sz w:val="32"/>
            <w:szCs w:val="32"/>
            <w:rPrChange w:id="1213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r>
        <w:rPr>
          <w:rFonts w:ascii="仿宋" w:eastAsia="仿宋" w:hAnsi="仿宋" w:cs="仿宋" w:hint="eastAsia"/>
          <w:sz w:val="32"/>
          <w:szCs w:val="32"/>
          <w:rPrChange w:id="1214" w:author="ASUS" w:date="2022-01-09T23:32:00Z">
            <w:rPr>
              <w:rFonts w:hint="eastAsia"/>
              <w:sz w:val="28"/>
              <w:szCs w:val="28"/>
            </w:rPr>
          </w:rPrChange>
        </w:rPr>
        <w:t>一个从外走（抽胸水），一个从内走（代谢走）。</w:t>
      </w:r>
    </w:p>
    <w:p w:rsidR="006B1471" w:rsidRPr="006B1471" w:rsidRDefault="00470CBE">
      <w:pPr>
        <w:ind w:firstLineChars="200" w:firstLine="640"/>
        <w:rPr>
          <w:ins w:id="1215" w:author="KOU IVY" w:date="2022-01-07T23:10:00Z"/>
          <w:rFonts w:ascii="仿宋" w:eastAsia="仿宋" w:hAnsi="仿宋" w:cs="仿宋"/>
          <w:sz w:val="32"/>
          <w:szCs w:val="32"/>
          <w:rPrChange w:id="1216" w:author="ASUS" w:date="2022-01-09T23:32:00Z">
            <w:rPr>
              <w:ins w:id="1217" w:author="KOU IVY" w:date="2022-01-07T23:10:00Z"/>
              <w:sz w:val="28"/>
              <w:szCs w:val="28"/>
            </w:rPr>
          </w:rPrChange>
        </w:rPr>
      </w:pPr>
      <w:r>
        <w:rPr>
          <w:rFonts w:ascii="仿宋" w:eastAsia="仿宋" w:hAnsi="仿宋" w:cs="仿宋" w:hint="eastAsia"/>
          <w:sz w:val="32"/>
          <w:szCs w:val="32"/>
          <w:rPrChange w:id="1218" w:author="ASUS" w:date="2022-01-09T23:32:00Z">
            <w:rPr>
              <w:rFonts w:hint="eastAsia"/>
              <w:sz w:val="28"/>
              <w:szCs w:val="28"/>
            </w:rPr>
          </w:rPrChange>
        </w:rPr>
        <w:t>西医</w:t>
      </w:r>
      <w:del w:id="1219" w:author="KOU IVY" w:date="2022-01-07T23:06:00Z">
        <w:r>
          <w:rPr>
            <w:rFonts w:ascii="仿宋" w:eastAsia="仿宋" w:hAnsi="仿宋" w:cs="仿宋" w:hint="eastAsia"/>
            <w:sz w:val="32"/>
            <w:szCs w:val="32"/>
            <w:rPrChange w:id="122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有</w:delText>
        </w:r>
      </w:del>
      <w:r>
        <w:rPr>
          <w:rFonts w:ascii="仿宋" w:eastAsia="仿宋" w:hAnsi="仿宋" w:cs="仿宋" w:hint="eastAsia"/>
          <w:sz w:val="32"/>
          <w:szCs w:val="32"/>
          <w:rPrChange w:id="1221" w:author="ASUS" w:date="2022-01-09T23:32:00Z">
            <w:rPr>
              <w:rFonts w:hint="eastAsia"/>
              <w:sz w:val="28"/>
              <w:szCs w:val="28"/>
            </w:rPr>
          </w:rPrChange>
        </w:rPr>
        <w:t>最大</w:t>
      </w:r>
      <w:del w:id="1222" w:author="KOU IVY" w:date="2022-01-07T23:06:00Z">
        <w:r>
          <w:rPr>
            <w:rFonts w:ascii="仿宋" w:eastAsia="仿宋" w:hAnsi="仿宋" w:cs="仿宋" w:hint="eastAsia"/>
            <w:sz w:val="32"/>
            <w:szCs w:val="32"/>
            <w:rPrChange w:id="122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一个</w:delText>
        </w:r>
      </w:del>
      <w:r>
        <w:rPr>
          <w:rFonts w:ascii="仿宋" w:eastAsia="仿宋" w:hAnsi="仿宋" w:cs="仿宋" w:hint="eastAsia"/>
          <w:sz w:val="32"/>
          <w:szCs w:val="32"/>
          <w:rPrChange w:id="1224" w:author="ASUS" w:date="2022-01-09T23:32:00Z">
            <w:rPr>
              <w:rFonts w:hint="eastAsia"/>
              <w:sz w:val="28"/>
              <w:szCs w:val="28"/>
            </w:rPr>
          </w:rPrChange>
        </w:rPr>
        <w:t>问题</w:t>
      </w:r>
      <w:del w:id="1225" w:author="KOU IVY" w:date="2022-01-07T23:06:00Z">
        <w:r>
          <w:rPr>
            <w:rFonts w:ascii="仿宋" w:eastAsia="仿宋" w:hAnsi="仿宋" w:cs="仿宋" w:hint="eastAsia"/>
            <w:sz w:val="32"/>
            <w:szCs w:val="32"/>
            <w:rPrChange w:id="122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：</w:delText>
        </w:r>
      </w:del>
      <w:ins w:id="1227" w:author="KOU IVY" w:date="2022-01-07T23:06:00Z">
        <w:r>
          <w:rPr>
            <w:rFonts w:ascii="仿宋" w:eastAsia="仿宋" w:hAnsi="仿宋" w:cs="仿宋" w:hint="eastAsia"/>
            <w:sz w:val="32"/>
            <w:szCs w:val="32"/>
            <w:rPrChange w:id="1228" w:author="ASUS" w:date="2022-01-09T23:32:00Z">
              <w:rPr>
                <w:rFonts w:hint="eastAsia"/>
                <w:sz w:val="28"/>
                <w:szCs w:val="28"/>
              </w:rPr>
            </w:rPrChange>
          </w:rPr>
          <w:t>是</w:t>
        </w:r>
      </w:ins>
      <w:r>
        <w:rPr>
          <w:rFonts w:ascii="仿宋" w:eastAsia="仿宋" w:hAnsi="仿宋" w:cs="仿宋" w:hint="eastAsia"/>
          <w:sz w:val="32"/>
          <w:szCs w:val="32"/>
          <w:rPrChange w:id="1229" w:author="ASUS" w:date="2022-01-09T23:32:00Z">
            <w:rPr>
              <w:rFonts w:hint="eastAsia"/>
              <w:sz w:val="28"/>
              <w:szCs w:val="28"/>
            </w:rPr>
          </w:rPrChange>
        </w:rPr>
        <w:t>抗感染</w:t>
      </w:r>
      <w:del w:id="1230" w:author="KOU IVY" w:date="2022-01-07T23:06:00Z">
        <w:r>
          <w:rPr>
            <w:rFonts w:ascii="仿宋" w:eastAsia="仿宋" w:hAnsi="仿宋" w:cs="仿宋" w:hint="eastAsia"/>
            <w:sz w:val="32"/>
            <w:szCs w:val="32"/>
            <w:rPrChange w:id="123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（</w:delText>
        </w:r>
      </w:del>
      <w:ins w:id="1232" w:author="KOU IVY" w:date="2022-01-07T23:06:00Z">
        <w:r>
          <w:rPr>
            <w:rFonts w:ascii="仿宋" w:eastAsia="仿宋" w:hAnsi="仿宋" w:cs="仿宋" w:hint="eastAsia"/>
            <w:sz w:val="32"/>
            <w:szCs w:val="32"/>
            <w:rPrChange w:id="1233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del w:id="1234" w:author="KOU IVY" w:date="2022-01-07T23:07:00Z">
        <w:r>
          <w:rPr>
            <w:rFonts w:ascii="仿宋" w:eastAsia="仿宋" w:hAnsi="仿宋" w:cs="仿宋" w:hint="eastAsia"/>
            <w:sz w:val="32"/>
            <w:szCs w:val="32"/>
            <w:rPrChange w:id="123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因为</w:delText>
        </w:r>
      </w:del>
      <w:r>
        <w:rPr>
          <w:rFonts w:ascii="仿宋" w:eastAsia="仿宋" w:hAnsi="仿宋" w:cs="仿宋" w:hint="eastAsia"/>
          <w:sz w:val="32"/>
          <w:szCs w:val="32"/>
          <w:rPrChange w:id="1236" w:author="ASUS" w:date="2022-01-09T23:32:00Z">
            <w:rPr>
              <w:rFonts w:hint="eastAsia"/>
              <w:sz w:val="28"/>
              <w:szCs w:val="28"/>
            </w:rPr>
          </w:rPrChange>
        </w:rPr>
        <w:t>他把这些渗出当炎症去处理，用听诊器一听，有湿啰音肺部感染输抗生素</w:t>
      </w:r>
      <w:ins w:id="1237" w:author="KOU IVY" w:date="2022-01-07T23:07:00Z">
        <w:r>
          <w:rPr>
            <w:rFonts w:ascii="仿宋" w:eastAsia="仿宋" w:hAnsi="仿宋" w:cs="仿宋" w:hint="eastAsia"/>
            <w:sz w:val="32"/>
            <w:szCs w:val="32"/>
            <w:rPrChange w:id="1238" w:author="ASUS" w:date="2022-01-09T23:32:00Z">
              <w:rPr>
                <w:rFonts w:hint="eastAsia"/>
                <w:sz w:val="28"/>
                <w:szCs w:val="28"/>
              </w:rPr>
            </w:rPrChange>
          </w:rPr>
          <w:t>，这</w:t>
        </w:r>
      </w:ins>
      <w:r>
        <w:rPr>
          <w:rFonts w:ascii="仿宋" w:eastAsia="仿宋" w:hAnsi="仿宋" w:cs="仿宋" w:hint="eastAsia"/>
          <w:sz w:val="32"/>
          <w:szCs w:val="32"/>
          <w:rPrChange w:id="1239" w:author="ASUS" w:date="2022-01-09T23:32:00Z">
            <w:rPr>
              <w:rFonts w:hint="eastAsia"/>
              <w:sz w:val="28"/>
              <w:szCs w:val="28"/>
            </w:rPr>
          </w:rPrChange>
        </w:rPr>
        <w:t>就错了，一定会抑制肺循环</w:t>
      </w:r>
      <w:ins w:id="1240" w:author="KOU IVY" w:date="2022-01-07T23:07:00Z">
        <w:r>
          <w:rPr>
            <w:rFonts w:ascii="仿宋" w:eastAsia="仿宋" w:hAnsi="仿宋" w:cs="仿宋" w:hint="eastAsia"/>
            <w:sz w:val="32"/>
            <w:szCs w:val="32"/>
            <w:rPrChange w:id="1241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r>
        <w:rPr>
          <w:rFonts w:ascii="仿宋" w:eastAsia="仿宋" w:hAnsi="仿宋" w:cs="仿宋" w:hint="eastAsia"/>
          <w:sz w:val="32"/>
          <w:szCs w:val="32"/>
          <w:rPrChange w:id="1242" w:author="ASUS" w:date="2022-01-09T23:32:00Z">
            <w:rPr>
              <w:rFonts w:hint="eastAsia"/>
              <w:sz w:val="28"/>
              <w:szCs w:val="28"/>
            </w:rPr>
          </w:rPrChange>
        </w:rPr>
        <w:t>用抗生素能治好的，一定是</w:t>
      </w:r>
      <w:ins w:id="1243" w:author="KOU IVY" w:date="2022-01-07T23:07:00Z">
        <w:r>
          <w:rPr>
            <w:rFonts w:ascii="仿宋" w:eastAsia="仿宋" w:hAnsi="仿宋" w:cs="仿宋" w:hint="eastAsia"/>
            <w:sz w:val="32"/>
            <w:szCs w:val="32"/>
            <w:rPrChange w:id="1244" w:author="ASUS" w:date="2022-01-09T23:32:00Z">
              <w:rPr>
                <w:rFonts w:hint="eastAsia"/>
                <w:sz w:val="28"/>
                <w:szCs w:val="28"/>
              </w:rPr>
            </w:rPrChange>
          </w:rPr>
          <w:t>病人</w:t>
        </w:r>
      </w:ins>
      <w:r>
        <w:rPr>
          <w:rFonts w:ascii="仿宋" w:eastAsia="仿宋" w:hAnsi="仿宋" w:cs="仿宋" w:hint="eastAsia"/>
          <w:sz w:val="32"/>
          <w:szCs w:val="32"/>
          <w:rPrChange w:id="1245" w:author="ASUS" w:date="2022-01-09T23:32:00Z">
            <w:rPr>
              <w:rFonts w:hint="eastAsia"/>
              <w:sz w:val="28"/>
              <w:szCs w:val="28"/>
            </w:rPr>
          </w:rPrChange>
        </w:rPr>
        <w:t>元气足的，抗生素是抽调元气</w:t>
      </w:r>
      <w:del w:id="1246" w:author="KOU IVY" w:date="2022-01-07T23:08:00Z">
        <w:r>
          <w:rPr>
            <w:rFonts w:ascii="仿宋" w:eastAsia="仿宋" w:hAnsi="仿宋" w:cs="仿宋" w:hint="eastAsia"/>
            <w:sz w:val="32"/>
            <w:szCs w:val="32"/>
            <w:rPrChange w:id="124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1248" w:author="KOU IVY" w:date="2022-01-07T23:08:00Z">
        <w:r>
          <w:rPr>
            <w:rFonts w:ascii="仿宋" w:eastAsia="仿宋" w:hAnsi="仿宋" w:cs="仿宋" w:hint="eastAsia"/>
            <w:sz w:val="32"/>
            <w:szCs w:val="32"/>
            <w:rPrChange w:id="1249" w:author="ASUS" w:date="2022-01-09T23:32:00Z">
              <w:rPr>
                <w:rFonts w:hint="eastAsia"/>
                <w:sz w:val="28"/>
                <w:szCs w:val="28"/>
              </w:rPr>
            </w:rPrChange>
          </w:rPr>
          <w:t>、</w:t>
        </w:r>
      </w:ins>
      <w:r>
        <w:rPr>
          <w:rFonts w:ascii="仿宋" w:eastAsia="仿宋" w:hAnsi="仿宋" w:cs="仿宋" w:hint="eastAsia"/>
          <w:sz w:val="32"/>
          <w:szCs w:val="32"/>
          <w:rPrChange w:id="1250" w:author="ASUS" w:date="2022-01-09T23:32:00Z">
            <w:rPr>
              <w:rFonts w:hint="eastAsia"/>
              <w:sz w:val="28"/>
              <w:szCs w:val="28"/>
            </w:rPr>
          </w:rPrChange>
        </w:rPr>
        <w:t>调血，抗生素只能用于储备足</w:t>
      </w:r>
      <w:ins w:id="1251" w:author="KOU IVY" w:date="2022-01-07T23:08:00Z">
        <w:r>
          <w:rPr>
            <w:rFonts w:ascii="仿宋" w:eastAsia="仿宋" w:hAnsi="仿宋" w:cs="仿宋" w:hint="eastAsia"/>
            <w:sz w:val="32"/>
            <w:szCs w:val="32"/>
            <w:rPrChange w:id="1252" w:author="ASUS" w:date="2022-01-09T23:32:00Z">
              <w:rPr>
                <w:rFonts w:hint="eastAsia"/>
                <w:sz w:val="28"/>
                <w:szCs w:val="28"/>
              </w:rPr>
            </w:rPrChange>
          </w:rPr>
          <w:t>的患者</w:t>
        </w:r>
      </w:ins>
      <w:r>
        <w:rPr>
          <w:rFonts w:ascii="仿宋" w:eastAsia="仿宋" w:hAnsi="仿宋" w:cs="仿宋" w:hint="eastAsia"/>
          <w:sz w:val="32"/>
          <w:szCs w:val="32"/>
          <w:rPrChange w:id="1253" w:author="ASUS" w:date="2022-01-09T23:32:00Z">
            <w:rPr>
              <w:rFonts w:hint="eastAsia"/>
              <w:sz w:val="28"/>
              <w:szCs w:val="28"/>
            </w:rPr>
          </w:rPrChange>
        </w:rPr>
        <w:t>，身体虚就</w:t>
      </w:r>
      <w:del w:id="1254" w:author="KOU IVY" w:date="2022-01-07T23:08:00Z">
        <w:r>
          <w:rPr>
            <w:rFonts w:ascii="仿宋" w:eastAsia="仿宋" w:hAnsi="仿宋" w:cs="仿宋" w:hint="eastAsia"/>
            <w:sz w:val="32"/>
            <w:szCs w:val="32"/>
            <w:rPrChange w:id="125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不行）</w:delText>
        </w:r>
      </w:del>
      <w:ins w:id="1256" w:author="KOU IVY" w:date="2022-01-07T23:08:00Z">
        <w:r>
          <w:rPr>
            <w:rFonts w:ascii="仿宋" w:eastAsia="仿宋" w:hAnsi="仿宋" w:cs="仿宋" w:hint="eastAsia"/>
            <w:sz w:val="32"/>
            <w:szCs w:val="32"/>
            <w:rPrChange w:id="1257" w:author="ASUS" w:date="2022-01-09T23:32:00Z">
              <w:rPr>
                <w:rFonts w:hint="eastAsia"/>
                <w:sz w:val="28"/>
                <w:szCs w:val="28"/>
              </w:rPr>
            </w:rPrChange>
          </w:rPr>
          <w:t>无效</w:t>
        </w:r>
      </w:ins>
      <w:r>
        <w:rPr>
          <w:rFonts w:ascii="仿宋" w:eastAsia="仿宋" w:hAnsi="仿宋" w:cs="仿宋" w:hint="eastAsia"/>
          <w:sz w:val="32"/>
          <w:szCs w:val="32"/>
          <w:rPrChange w:id="1258" w:author="ASUS" w:date="2022-01-09T23:32:00Z">
            <w:rPr>
              <w:rFonts w:hint="eastAsia"/>
              <w:sz w:val="28"/>
              <w:szCs w:val="28"/>
            </w:rPr>
          </w:rPrChange>
        </w:rPr>
        <w:t>。</w:t>
      </w:r>
      <w:del w:id="1259" w:author="KOU IVY" w:date="2022-01-07T23:08:00Z">
        <w:r>
          <w:rPr>
            <w:rFonts w:ascii="仿宋" w:eastAsia="仿宋" w:hAnsi="仿宋" w:cs="仿宋" w:hint="eastAsia"/>
            <w:sz w:val="32"/>
            <w:szCs w:val="32"/>
            <w:rPrChange w:id="126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我们脉象一摸就知道</w:delText>
        </w:r>
      </w:del>
      <w:ins w:id="1261" w:author="KOU IVY" w:date="2022-01-07T23:08:00Z">
        <w:r>
          <w:rPr>
            <w:rFonts w:ascii="仿宋" w:eastAsia="仿宋" w:hAnsi="仿宋" w:cs="仿宋" w:hint="eastAsia"/>
            <w:sz w:val="32"/>
            <w:szCs w:val="32"/>
            <w:rPrChange w:id="1262" w:author="ASUS" w:date="2022-01-09T23:32:00Z">
              <w:rPr>
                <w:rFonts w:hint="eastAsia"/>
                <w:sz w:val="28"/>
                <w:szCs w:val="28"/>
              </w:rPr>
            </w:rPrChange>
          </w:rPr>
          <w:t>中医号脉</w:t>
        </w:r>
      </w:ins>
      <w:ins w:id="1263" w:author="KOU IVY" w:date="2022-01-07T23:09:00Z">
        <w:r>
          <w:rPr>
            <w:rFonts w:ascii="仿宋" w:eastAsia="仿宋" w:hAnsi="仿宋" w:cs="仿宋" w:hint="eastAsia"/>
            <w:sz w:val="32"/>
            <w:szCs w:val="32"/>
            <w:rPrChange w:id="1264" w:author="ASUS" w:date="2022-01-09T23:32:00Z">
              <w:rPr>
                <w:rFonts w:hint="eastAsia"/>
                <w:sz w:val="28"/>
                <w:szCs w:val="28"/>
              </w:rPr>
            </w:rPrChange>
          </w:rPr>
          <w:t>能</w:t>
        </w:r>
      </w:ins>
      <w:ins w:id="1265" w:author="KOU IVY" w:date="2022-01-07T23:08:00Z">
        <w:r>
          <w:rPr>
            <w:rFonts w:ascii="仿宋" w:eastAsia="仿宋" w:hAnsi="仿宋" w:cs="仿宋" w:hint="eastAsia"/>
            <w:sz w:val="32"/>
            <w:szCs w:val="32"/>
            <w:rPrChange w:id="1266" w:author="ASUS" w:date="2022-01-09T23:32:00Z">
              <w:rPr>
                <w:rFonts w:hint="eastAsia"/>
                <w:sz w:val="28"/>
                <w:szCs w:val="28"/>
              </w:rPr>
            </w:rPrChange>
          </w:rPr>
          <w:t>感知</w:t>
        </w:r>
      </w:ins>
      <w:r>
        <w:rPr>
          <w:rFonts w:ascii="仿宋" w:eastAsia="仿宋" w:hAnsi="仿宋" w:cs="仿宋" w:hint="eastAsia"/>
          <w:sz w:val="32"/>
          <w:szCs w:val="32"/>
          <w:rPrChange w:id="1267" w:author="ASUS" w:date="2022-01-09T23:32:00Z">
            <w:rPr>
              <w:rFonts w:hint="eastAsia"/>
              <w:sz w:val="28"/>
              <w:szCs w:val="28"/>
            </w:rPr>
          </w:rPrChange>
        </w:rPr>
        <w:t>元气充足与否，</w:t>
      </w:r>
      <w:del w:id="1268" w:author="KOU IVY" w:date="2022-01-07T23:09:00Z">
        <w:r>
          <w:rPr>
            <w:rFonts w:ascii="仿宋" w:eastAsia="仿宋" w:hAnsi="仿宋" w:cs="仿宋" w:hint="eastAsia"/>
            <w:sz w:val="32"/>
            <w:szCs w:val="32"/>
            <w:rPrChange w:id="126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随你用，现在陈山在中医院呆起，更加相信这东西，她说老师我一摸脉，就知道他们肯定医</w:delText>
        </w:r>
        <w:r>
          <w:rPr>
            <w:rFonts w:ascii="仿宋" w:eastAsia="仿宋" w:hAnsi="仿宋" w:cs="仿宋" w:hint="eastAsia"/>
            <w:sz w:val="32"/>
            <w:szCs w:val="32"/>
            <w:rPrChange w:id="1270" w:author="ASUS" w:date="2022-01-09T23:32:00Z">
              <w:rPr>
                <w:rFonts w:hint="eastAsia"/>
                <w:sz w:val="28"/>
                <w:szCs w:val="28"/>
              </w:rPr>
            </w:rPrChange>
          </w:rPr>
          <w:lastRenderedPageBreak/>
          <w:delText>不好，随便你什么进口药都不起作用，</w:delText>
        </w:r>
      </w:del>
      <w:r>
        <w:rPr>
          <w:rFonts w:ascii="仿宋" w:eastAsia="仿宋" w:hAnsi="仿宋" w:cs="仿宋" w:hint="eastAsia"/>
          <w:sz w:val="32"/>
          <w:szCs w:val="32"/>
          <w:rPrChange w:id="1271" w:author="ASUS" w:date="2022-01-09T23:32:00Z">
            <w:rPr>
              <w:rFonts w:hint="eastAsia"/>
              <w:sz w:val="28"/>
              <w:szCs w:val="28"/>
            </w:rPr>
          </w:rPrChange>
        </w:rPr>
        <w:t>储备不足，</w:t>
      </w:r>
      <w:del w:id="1272" w:author="KOU IVY" w:date="2022-01-07T23:09:00Z">
        <w:r>
          <w:rPr>
            <w:rFonts w:ascii="仿宋" w:eastAsia="仿宋" w:hAnsi="仿宋" w:cs="仿宋" w:hint="eastAsia"/>
            <w:sz w:val="32"/>
            <w:szCs w:val="32"/>
            <w:rPrChange w:id="127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怎么调</w:delText>
        </w:r>
      </w:del>
      <w:ins w:id="1274" w:author="KOU IVY" w:date="2022-01-07T23:09:00Z">
        <w:r>
          <w:rPr>
            <w:rFonts w:ascii="仿宋" w:eastAsia="仿宋" w:hAnsi="仿宋" w:cs="仿宋" w:hint="eastAsia"/>
            <w:sz w:val="32"/>
            <w:szCs w:val="32"/>
            <w:rPrChange w:id="1275" w:author="ASUS" w:date="2022-01-09T23:32:00Z">
              <w:rPr>
                <w:rFonts w:hint="eastAsia"/>
                <w:sz w:val="28"/>
                <w:szCs w:val="28"/>
              </w:rPr>
            </w:rPrChange>
          </w:rPr>
          <w:t>进口药</w:t>
        </w:r>
      </w:ins>
      <w:r>
        <w:rPr>
          <w:rFonts w:ascii="仿宋" w:eastAsia="仿宋" w:hAnsi="仿宋" w:cs="仿宋" w:hint="eastAsia"/>
          <w:sz w:val="32"/>
          <w:szCs w:val="32"/>
          <w:rPrChange w:id="1276" w:author="ASUS" w:date="2022-01-09T23:32:00Z">
            <w:rPr>
              <w:rFonts w:hint="eastAsia"/>
              <w:sz w:val="28"/>
              <w:szCs w:val="28"/>
            </w:rPr>
          </w:rPrChange>
        </w:rPr>
        <w:t>都无用。抗生素就是调血，</w:t>
      </w:r>
      <w:del w:id="1277" w:author="KOU IVY" w:date="2022-01-07T23:10:00Z">
        <w:r>
          <w:rPr>
            <w:rFonts w:ascii="仿宋" w:eastAsia="仿宋" w:hAnsi="仿宋" w:cs="仿宋" w:hint="eastAsia"/>
            <w:sz w:val="32"/>
            <w:szCs w:val="32"/>
            <w:rPrChange w:id="127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你把</w:delText>
        </w:r>
      </w:del>
      <w:r>
        <w:rPr>
          <w:rFonts w:ascii="仿宋" w:eastAsia="仿宋" w:hAnsi="仿宋" w:cs="仿宋" w:hint="eastAsia"/>
          <w:sz w:val="32"/>
          <w:szCs w:val="32"/>
          <w:rPrChange w:id="1279" w:author="ASUS" w:date="2022-01-09T23:32:00Z">
            <w:rPr>
              <w:rFonts w:hint="eastAsia"/>
              <w:sz w:val="28"/>
              <w:szCs w:val="28"/>
            </w:rPr>
          </w:rPrChange>
        </w:rPr>
        <w:t>脉</w:t>
      </w:r>
      <w:del w:id="1280" w:author="KOU IVY" w:date="2022-01-07T23:10:00Z">
        <w:r>
          <w:rPr>
            <w:rFonts w:ascii="仿宋" w:eastAsia="仿宋" w:hAnsi="仿宋" w:cs="仿宋" w:hint="eastAsia"/>
            <w:sz w:val="32"/>
            <w:szCs w:val="32"/>
            <w:rPrChange w:id="128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都</w:delText>
        </w:r>
      </w:del>
      <w:r>
        <w:rPr>
          <w:rFonts w:ascii="仿宋" w:eastAsia="仿宋" w:hAnsi="仿宋" w:cs="仿宋" w:hint="eastAsia"/>
          <w:sz w:val="32"/>
          <w:szCs w:val="32"/>
          <w:rPrChange w:id="1282" w:author="ASUS" w:date="2022-01-09T23:32:00Z">
            <w:rPr>
              <w:rFonts w:hint="eastAsia"/>
              <w:sz w:val="28"/>
              <w:szCs w:val="28"/>
            </w:rPr>
          </w:rPrChange>
        </w:rPr>
        <w:t>是空的，血不足，后劲不足，</w:t>
      </w:r>
      <w:del w:id="1283" w:author="KOU IVY" w:date="2022-01-07T23:10:00Z">
        <w:r>
          <w:rPr>
            <w:rFonts w:ascii="仿宋" w:eastAsia="仿宋" w:hAnsi="仿宋" w:cs="仿宋" w:hint="eastAsia"/>
            <w:sz w:val="32"/>
            <w:szCs w:val="32"/>
            <w:rPrChange w:id="128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你怎么调（</w:delText>
        </w:r>
      </w:del>
      <w:r>
        <w:rPr>
          <w:rFonts w:ascii="仿宋" w:eastAsia="仿宋" w:hAnsi="仿宋" w:cs="仿宋" w:hint="eastAsia"/>
          <w:sz w:val="32"/>
          <w:szCs w:val="32"/>
          <w:rPrChange w:id="1285" w:author="ASUS" w:date="2022-01-09T23:32:00Z">
            <w:rPr>
              <w:rFonts w:hint="eastAsia"/>
              <w:sz w:val="28"/>
              <w:szCs w:val="28"/>
            </w:rPr>
          </w:rPrChange>
        </w:rPr>
        <w:t>巧媳妇无难米之炊</w:t>
      </w:r>
      <w:del w:id="1286" w:author="KOU IVY" w:date="2022-01-07T23:10:00Z">
        <w:r>
          <w:rPr>
            <w:rFonts w:ascii="仿宋" w:eastAsia="仿宋" w:hAnsi="仿宋" w:cs="仿宋" w:hint="eastAsia"/>
            <w:sz w:val="32"/>
            <w:szCs w:val="32"/>
            <w:rPrChange w:id="128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）</w:delText>
        </w:r>
      </w:del>
      <w:ins w:id="1288" w:author="KOU IVY" w:date="2022-01-07T23:10:00Z">
        <w:r>
          <w:rPr>
            <w:rFonts w:ascii="仿宋" w:eastAsia="仿宋" w:hAnsi="仿宋" w:cs="仿宋" w:hint="eastAsia"/>
            <w:sz w:val="32"/>
            <w:szCs w:val="32"/>
            <w:rPrChange w:id="1289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</w:p>
    <w:p w:rsidR="006B1471" w:rsidRPr="006B1471" w:rsidRDefault="00470CBE">
      <w:pPr>
        <w:ind w:firstLineChars="200" w:firstLine="640"/>
        <w:rPr>
          <w:rFonts w:ascii="仿宋" w:eastAsia="仿宋" w:hAnsi="仿宋" w:cs="仿宋"/>
          <w:sz w:val="32"/>
          <w:szCs w:val="32"/>
          <w:rPrChange w:id="1290" w:author="ASUS" w:date="2022-01-09T23:32:00Z">
            <w:rPr>
              <w:sz w:val="28"/>
              <w:szCs w:val="28"/>
            </w:rPr>
          </w:rPrChange>
        </w:rPr>
      </w:pPr>
      <w:r>
        <w:rPr>
          <w:rFonts w:ascii="仿宋" w:eastAsia="仿宋" w:hAnsi="仿宋" w:cs="仿宋" w:hint="eastAsia"/>
          <w:sz w:val="32"/>
          <w:szCs w:val="32"/>
          <w:rPrChange w:id="1291" w:author="ASUS" w:date="2022-01-09T23:32:00Z">
            <w:rPr>
              <w:rFonts w:hint="eastAsia"/>
              <w:sz w:val="28"/>
              <w:szCs w:val="28"/>
            </w:rPr>
          </w:rPrChange>
        </w:rPr>
        <w:t>知道</w:t>
      </w:r>
      <w:del w:id="1292" w:author="KOU IVY" w:date="2022-01-07T23:10:00Z">
        <w:r>
          <w:rPr>
            <w:rFonts w:ascii="仿宋" w:eastAsia="仿宋" w:hAnsi="仿宋" w:cs="仿宋" w:hint="eastAsia"/>
            <w:sz w:val="32"/>
            <w:szCs w:val="32"/>
            <w:rPrChange w:id="129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这个</w:delText>
        </w:r>
      </w:del>
      <w:r>
        <w:rPr>
          <w:rFonts w:ascii="仿宋" w:eastAsia="仿宋" w:hAnsi="仿宋" w:cs="仿宋" w:hint="eastAsia"/>
          <w:sz w:val="32"/>
          <w:szCs w:val="32"/>
          <w:rPrChange w:id="1294" w:author="ASUS" w:date="2022-01-09T23:32:00Z">
            <w:rPr>
              <w:rFonts w:hint="eastAsia"/>
              <w:sz w:val="28"/>
              <w:szCs w:val="28"/>
            </w:rPr>
          </w:rPrChange>
        </w:rPr>
        <w:t>痰是怎么来了不？</w:t>
      </w:r>
      <w:r>
        <w:rPr>
          <w:rFonts w:ascii="仿宋" w:eastAsia="仿宋" w:hAnsi="仿宋" w:cs="仿宋" w:hint="eastAsia"/>
          <w:color w:val="C00000"/>
          <w:sz w:val="32"/>
          <w:szCs w:val="32"/>
          <w:rPrChange w:id="1295" w:author="ASUS" w:date="2022-01-09T23:32:00Z">
            <w:rPr>
              <w:rFonts w:hint="eastAsia"/>
              <w:color w:val="C00000"/>
              <w:sz w:val="28"/>
              <w:szCs w:val="28"/>
            </w:rPr>
          </w:rPrChange>
        </w:rPr>
        <w:t>湿就是肺部的水液代谢缓慢的状态</w:t>
      </w:r>
      <w:del w:id="1296" w:author="KOU IVY" w:date="2022-01-07T23:11:00Z">
        <w:r>
          <w:rPr>
            <w:rFonts w:ascii="仿宋" w:eastAsia="仿宋" w:hAnsi="仿宋" w:cs="仿宋" w:hint="eastAsia"/>
            <w:color w:val="C00000"/>
            <w:sz w:val="32"/>
            <w:szCs w:val="32"/>
            <w:rPrChange w:id="1297" w:author="ASUS" w:date="2022-01-09T23:32:00Z">
              <w:rPr>
                <w:rFonts w:hint="eastAsia"/>
                <w:color w:val="C00000"/>
                <w:sz w:val="28"/>
                <w:szCs w:val="28"/>
              </w:rPr>
            </w:rPrChange>
          </w:rPr>
          <w:delText>就是湿</w:delText>
        </w:r>
      </w:del>
      <w:r>
        <w:rPr>
          <w:rFonts w:ascii="仿宋" w:eastAsia="仿宋" w:hAnsi="仿宋" w:cs="仿宋" w:hint="eastAsia"/>
          <w:color w:val="C00000"/>
          <w:sz w:val="32"/>
          <w:szCs w:val="32"/>
          <w:rPrChange w:id="1298" w:author="ASUS" w:date="2022-01-09T23:32:00Z">
            <w:rPr>
              <w:rFonts w:hint="eastAsia"/>
              <w:color w:val="C00000"/>
              <w:sz w:val="28"/>
              <w:szCs w:val="28"/>
            </w:rPr>
          </w:rPrChange>
        </w:rPr>
        <w:t>。</w:t>
      </w:r>
      <w:r>
        <w:rPr>
          <w:rFonts w:ascii="仿宋" w:eastAsia="仿宋" w:hAnsi="仿宋" w:cs="仿宋" w:hint="eastAsia"/>
          <w:sz w:val="32"/>
          <w:szCs w:val="32"/>
          <w:rPrChange w:id="1299" w:author="ASUS" w:date="2022-01-09T23:32:00Z">
            <w:rPr>
              <w:rFonts w:hint="eastAsia"/>
              <w:sz w:val="28"/>
              <w:szCs w:val="28"/>
            </w:rPr>
          </w:rPrChange>
        </w:rPr>
        <w:t>它缓慢是因为这个地方的元气不足，所有真阴</w:t>
      </w:r>
      <w:del w:id="1300" w:author="KOU IVY" w:date="2022-01-07T23:11:00Z">
        <w:r>
          <w:rPr>
            <w:rFonts w:ascii="仿宋" w:eastAsia="仿宋" w:hAnsi="仿宋" w:cs="仿宋" w:hint="eastAsia"/>
            <w:sz w:val="32"/>
            <w:szCs w:val="32"/>
            <w:rPrChange w:id="130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是</w:delText>
        </w:r>
      </w:del>
      <w:ins w:id="1302" w:author="KOU IVY" w:date="2022-01-07T23:11:00Z">
        <w:r>
          <w:rPr>
            <w:rFonts w:ascii="仿宋" w:eastAsia="仿宋" w:hAnsi="仿宋" w:cs="仿宋" w:hint="eastAsia"/>
            <w:sz w:val="32"/>
            <w:szCs w:val="32"/>
            <w:rPrChange w:id="1303" w:author="ASUS" w:date="2022-01-09T23:32:00Z">
              <w:rPr>
                <w:rFonts w:hint="eastAsia"/>
                <w:sz w:val="28"/>
                <w:szCs w:val="28"/>
              </w:rPr>
            </w:rPrChange>
          </w:rPr>
          <w:t>都</w:t>
        </w:r>
      </w:ins>
      <w:r>
        <w:rPr>
          <w:rFonts w:ascii="仿宋" w:eastAsia="仿宋" w:hAnsi="仿宋" w:cs="仿宋" w:hint="eastAsia"/>
          <w:sz w:val="32"/>
          <w:szCs w:val="32"/>
          <w:rPrChange w:id="1304" w:author="ASUS" w:date="2022-01-09T23:32:00Z">
            <w:rPr>
              <w:rFonts w:hint="eastAsia"/>
              <w:sz w:val="28"/>
              <w:szCs w:val="28"/>
            </w:rPr>
          </w:rPrChange>
        </w:rPr>
        <w:t>靠真阳推动</w:t>
      </w:r>
      <w:del w:id="1305" w:author="KOU IVY" w:date="2022-01-07T23:11:00Z">
        <w:r>
          <w:rPr>
            <w:rFonts w:ascii="仿宋" w:eastAsia="仿宋" w:hAnsi="仿宋" w:cs="仿宋" w:hint="eastAsia"/>
            <w:sz w:val="32"/>
            <w:szCs w:val="32"/>
            <w:rPrChange w:id="130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的</w:delText>
        </w:r>
      </w:del>
      <w:r>
        <w:rPr>
          <w:rFonts w:ascii="仿宋" w:eastAsia="仿宋" w:hAnsi="仿宋" w:cs="仿宋" w:hint="eastAsia"/>
          <w:sz w:val="32"/>
          <w:szCs w:val="32"/>
          <w:rPrChange w:id="1307" w:author="ASUS" w:date="2022-01-09T23:32:00Z">
            <w:rPr>
              <w:rFonts w:hint="eastAsia"/>
              <w:sz w:val="28"/>
              <w:szCs w:val="28"/>
            </w:rPr>
          </w:rPrChange>
        </w:rPr>
        <w:t>，推动慢时，一定是真阳不足了，</w:t>
      </w:r>
      <w:del w:id="1308" w:author="KOU IVY" w:date="2022-01-07T23:11:00Z">
        <w:r>
          <w:rPr>
            <w:rFonts w:ascii="仿宋" w:eastAsia="仿宋" w:hAnsi="仿宋" w:cs="仿宋" w:hint="eastAsia"/>
            <w:sz w:val="32"/>
            <w:szCs w:val="32"/>
            <w:rPrChange w:id="130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它</w:delText>
        </w:r>
      </w:del>
      <w:ins w:id="1310" w:author="KOU IVY" w:date="2022-01-07T23:11:00Z">
        <w:r>
          <w:rPr>
            <w:rFonts w:ascii="仿宋" w:eastAsia="仿宋" w:hAnsi="仿宋" w:cs="仿宋" w:hint="eastAsia"/>
            <w:sz w:val="32"/>
            <w:szCs w:val="32"/>
            <w:rPrChange w:id="1311" w:author="ASUS" w:date="2022-01-09T23:32:00Z">
              <w:rPr>
                <w:rFonts w:hint="eastAsia"/>
                <w:sz w:val="28"/>
                <w:szCs w:val="28"/>
              </w:rPr>
            </w:rPrChange>
          </w:rPr>
          <w:t>湿</w:t>
        </w:r>
      </w:ins>
      <w:r>
        <w:rPr>
          <w:rFonts w:ascii="仿宋" w:eastAsia="仿宋" w:hAnsi="仿宋" w:cs="仿宋" w:hint="eastAsia"/>
          <w:sz w:val="32"/>
          <w:szCs w:val="32"/>
          <w:rPrChange w:id="1312" w:author="ASUS" w:date="2022-01-09T23:32:00Z">
            <w:rPr>
              <w:rFonts w:hint="eastAsia"/>
              <w:sz w:val="28"/>
              <w:szCs w:val="28"/>
            </w:rPr>
          </w:rPrChange>
        </w:rPr>
        <w:t>才会停留，一停留这下就要激发更多元气来攻</w:t>
      </w:r>
      <w:ins w:id="1313" w:author="KOU IVY" w:date="2022-01-07T23:11:00Z">
        <w:r>
          <w:rPr>
            <w:rFonts w:ascii="仿宋" w:eastAsia="仿宋" w:hAnsi="仿宋" w:cs="仿宋" w:hint="eastAsia"/>
            <w:sz w:val="32"/>
            <w:szCs w:val="32"/>
            <w:rPrChange w:id="1314" w:author="ASUS" w:date="2022-01-09T23:32:00Z">
              <w:rPr>
                <w:rFonts w:hint="eastAsia"/>
                <w:sz w:val="28"/>
                <w:szCs w:val="28"/>
              </w:rPr>
            </w:rPrChange>
          </w:rPr>
          <w:t>湿</w:t>
        </w:r>
      </w:ins>
      <w:del w:id="1315" w:author="KOU IVY" w:date="2022-01-07T23:11:00Z">
        <w:r>
          <w:rPr>
            <w:rFonts w:ascii="仿宋" w:eastAsia="仿宋" w:hAnsi="仿宋" w:cs="仿宋" w:hint="eastAsia"/>
            <w:sz w:val="32"/>
            <w:szCs w:val="32"/>
            <w:rPrChange w:id="131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它</w:delText>
        </w:r>
      </w:del>
      <w:r>
        <w:rPr>
          <w:rFonts w:ascii="仿宋" w:eastAsia="仿宋" w:hAnsi="仿宋" w:cs="仿宋" w:hint="eastAsia"/>
          <w:sz w:val="32"/>
          <w:szCs w:val="32"/>
          <w:rPrChange w:id="1317" w:author="ASUS" w:date="2022-01-09T23:32:00Z">
            <w:rPr>
              <w:rFonts w:hint="eastAsia"/>
              <w:sz w:val="28"/>
              <w:szCs w:val="28"/>
            </w:rPr>
          </w:rPrChange>
        </w:rPr>
        <w:t>，</w:t>
      </w:r>
      <w:del w:id="1318" w:author="KOU IVY" w:date="2022-01-07T23:12:00Z">
        <w:r>
          <w:rPr>
            <w:rFonts w:ascii="仿宋" w:eastAsia="仿宋" w:hAnsi="仿宋" w:cs="仿宋" w:hint="eastAsia"/>
            <w:sz w:val="32"/>
            <w:szCs w:val="32"/>
            <w:rPrChange w:id="131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元气一攻，它</w:delText>
        </w:r>
      </w:del>
      <w:r>
        <w:rPr>
          <w:rFonts w:ascii="仿宋" w:eastAsia="仿宋" w:hAnsi="仿宋" w:cs="仿宋" w:hint="eastAsia"/>
          <w:sz w:val="32"/>
          <w:szCs w:val="32"/>
          <w:rPrChange w:id="1320" w:author="ASUS" w:date="2022-01-09T23:32:00Z">
            <w:rPr>
              <w:rFonts w:hint="eastAsia"/>
              <w:sz w:val="28"/>
              <w:szCs w:val="28"/>
            </w:rPr>
          </w:rPrChange>
        </w:rPr>
        <w:t>开始</w:t>
      </w:r>
      <w:del w:id="1321" w:author="KOU IVY" w:date="2022-01-07T23:12:00Z">
        <w:r>
          <w:rPr>
            <w:rFonts w:ascii="仿宋" w:eastAsia="仿宋" w:hAnsi="仿宋" w:cs="仿宋" w:hint="eastAsia"/>
            <w:sz w:val="32"/>
            <w:szCs w:val="32"/>
            <w:rPrChange w:id="132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停</w:delText>
        </w:r>
      </w:del>
      <w:r>
        <w:rPr>
          <w:rFonts w:ascii="仿宋" w:eastAsia="仿宋" w:hAnsi="仿宋" w:cs="仿宋" w:hint="eastAsia"/>
          <w:sz w:val="32"/>
          <w:szCs w:val="32"/>
          <w:rPrChange w:id="1323" w:author="ASUS" w:date="2022-01-09T23:32:00Z">
            <w:rPr>
              <w:rFonts w:hint="eastAsia"/>
              <w:sz w:val="28"/>
              <w:szCs w:val="28"/>
            </w:rPr>
          </w:rPrChange>
        </w:rPr>
        <w:t>的时候还没有产生症状，当它们互相功能不</w:t>
      </w:r>
      <w:del w:id="1324" w:author="KOU IVY" w:date="2022-01-07T23:12:00Z">
        <w:r>
          <w:rPr>
            <w:rFonts w:ascii="仿宋" w:eastAsia="仿宋" w:hAnsi="仿宋" w:cs="仿宋" w:hint="eastAsia"/>
            <w:sz w:val="32"/>
            <w:szCs w:val="32"/>
            <w:rPrChange w:id="132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不</w:delText>
        </w:r>
      </w:del>
      <w:r>
        <w:rPr>
          <w:rFonts w:ascii="仿宋" w:eastAsia="仿宋" w:hAnsi="仿宋" w:cs="仿宋" w:hint="eastAsia"/>
          <w:sz w:val="32"/>
          <w:szCs w:val="32"/>
          <w:rPrChange w:id="1326" w:author="ASUS" w:date="2022-01-09T23:32:00Z">
            <w:rPr>
              <w:rFonts w:hint="eastAsia"/>
              <w:sz w:val="28"/>
              <w:szCs w:val="28"/>
            </w:rPr>
          </w:rPrChange>
        </w:rPr>
        <w:t>够时，症状就出来了，所以当病人出现咯痰症状时，不怕，说明真阴还不太亏，痰就是这么来的。</w:t>
      </w:r>
      <w:del w:id="1327" w:author="KOU IVY" w:date="2022-01-07T23:13:00Z">
        <w:r>
          <w:rPr>
            <w:rFonts w:ascii="仿宋" w:eastAsia="仿宋" w:hAnsi="仿宋" w:cs="仿宋" w:hint="eastAsia"/>
            <w:sz w:val="32"/>
            <w:szCs w:val="32"/>
            <w:rPrChange w:id="132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好了，痰搞清楚了。在我们</w:delText>
        </w:r>
      </w:del>
      <w:del w:id="1329" w:author="KOU IVY" w:date="2022-01-07T23:15:00Z">
        <w:r>
          <w:rPr>
            <w:rFonts w:ascii="仿宋" w:eastAsia="仿宋" w:hAnsi="仿宋" w:cs="仿宋" w:hint="eastAsia"/>
            <w:sz w:val="32"/>
            <w:szCs w:val="32"/>
            <w:rPrChange w:id="133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肺部的痰</w:delText>
        </w:r>
      </w:del>
      <w:del w:id="1331" w:author="KOU IVY" w:date="2022-01-07T23:14:00Z">
        <w:r>
          <w:rPr>
            <w:rFonts w:ascii="仿宋" w:eastAsia="仿宋" w:hAnsi="仿宋" w:cs="仿宋" w:hint="eastAsia"/>
            <w:sz w:val="32"/>
            <w:szCs w:val="32"/>
            <w:rPrChange w:id="133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就</w:delText>
        </w:r>
      </w:del>
      <w:del w:id="1333" w:author="KOU IVY" w:date="2022-01-07T23:15:00Z">
        <w:r>
          <w:rPr>
            <w:rFonts w:ascii="仿宋" w:eastAsia="仿宋" w:hAnsi="仿宋" w:cs="仿宋" w:hint="eastAsia"/>
            <w:sz w:val="32"/>
            <w:szCs w:val="32"/>
            <w:rPrChange w:id="133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是</w:delText>
        </w:r>
      </w:del>
      <w:del w:id="1335" w:author="KOU IVY" w:date="2022-01-07T23:13:00Z">
        <w:r>
          <w:rPr>
            <w:rFonts w:ascii="仿宋" w:eastAsia="仿宋" w:hAnsi="仿宋" w:cs="仿宋" w:hint="eastAsia"/>
            <w:sz w:val="32"/>
            <w:szCs w:val="32"/>
            <w:rPrChange w:id="133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渗出</w:delText>
        </w:r>
      </w:del>
      <w:del w:id="1337" w:author="KOU IVY" w:date="2022-01-07T23:15:00Z">
        <w:r>
          <w:rPr>
            <w:rFonts w:ascii="仿宋" w:eastAsia="仿宋" w:hAnsi="仿宋" w:cs="仿宋" w:hint="eastAsia"/>
            <w:sz w:val="32"/>
            <w:szCs w:val="32"/>
            <w:rPrChange w:id="133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的结果，</w:delText>
        </w:r>
      </w:del>
      <w:del w:id="1339" w:author="KOU IVY" w:date="2022-01-07T23:14:00Z">
        <w:r>
          <w:rPr>
            <w:rFonts w:ascii="仿宋" w:eastAsia="仿宋" w:hAnsi="仿宋" w:cs="仿宋" w:hint="eastAsia"/>
            <w:sz w:val="32"/>
            <w:szCs w:val="32"/>
            <w:rPrChange w:id="134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并且</w:delText>
        </w:r>
      </w:del>
      <w:del w:id="1341" w:author="KOU IVY" w:date="2022-01-07T23:13:00Z">
        <w:r>
          <w:rPr>
            <w:rFonts w:ascii="仿宋" w:eastAsia="仿宋" w:hAnsi="仿宋" w:cs="仿宋" w:hint="eastAsia"/>
            <w:sz w:val="32"/>
            <w:szCs w:val="32"/>
            <w:rPrChange w:id="134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还是小渗透，还</w:delText>
        </w:r>
      </w:del>
      <w:del w:id="1343" w:author="KOU IVY" w:date="2022-01-07T23:15:00Z">
        <w:r>
          <w:rPr>
            <w:rFonts w:ascii="仿宋" w:eastAsia="仿宋" w:hAnsi="仿宋" w:cs="仿宋" w:hint="eastAsia"/>
            <w:sz w:val="32"/>
            <w:szCs w:val="32"/>
            <w:rPrChange w:id="134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不是大渗透，内压不是太高。</w:delText>
        </w:r>
      </w:del>
      <w:ins w:id="1345" w:author="KOU IVY" w:date="2022-01-07T23:15:00Z">
        <w:r>
          <w:rPr>
            <w:rFonts w:ascii="仿宋" w:eastAsia="仿宋" w:hAnsi="仿宋" w:cs="仿宋" w:hint="eastAsia"/>
            <w:sz w:val="32"/>
            <w:szCs w:val="32"/>
            <w:rPrChange w:id="1346" w:author="ASUS" w:date="2022-01-09T23:32:00Z">
              <w:rPr>
                <w:rFonts w:hint="eastAsia"/>
                <w:sz w:val="28"/>
                <w:szCs w:val="28"/>
              </w:rPr>
            </w:rPrChange>
          </w:rPr>
          <w:t>故，</w:t>
        </w:r>
      </w:ins>
      <w:del w:id="1347" w:author="KOU IVY" w:date="2022-01-07T23:15:00Z">
        <w:r>
          <w:rPr>
            <w:rFonts w:ascii="仿宋" w:eastAsia="仿宋" w:hAnsi="仿宋" w:cs="仿宋" w:hint="eastAsia"/>
            <w:sz w:val="32"/>
            <w:szCs w:val="32"/>
            <w:rPrChange w:id="134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湿在哪里慢了以后，元气过来攻，对不对？所以今天老师提醒你们</w:delText>
        </w:r>
      </w:del>
      <w:r>
        <w:rPr>
          <w:rFonts w:ascii="仿宋" w:eastAsia="仿宋" w:hAnsi="仿宋" w:cs="仿宋" w:hint="eastAsia"/>
          <w:sz w:val="32"/>
          <w:szCs w:val="32"/>
          <w:rPrChange w:id="1349" w:author="ASUS" w:date="2022-01-09T23:32:00Z">
            <w:rPr>
              <w:rFonts w:hint="eastAsia"/>
              <w:sz w:val="28"/>
              <w:szCs w:val="28"/>
            </w:rPr>
          </w:rPrChange>
        </w:rPr>
        <w:t>痰</w:t>
      </w:r>
      <w:del w:id="1350" w:author="KOU IVY" w:date="2022-01-07T23:15:00Z">
        <w:r>
          <w:rPr>
            <w:rFonts w:ascii="仿宋" w:eastAsia="仿宋" w:hAnsi="仿宋" w:cs="仿宋" w:hint="eastAsia"/>
            <w:sz w:val="32"/>
            <w:szCs w:val="32"/>
            <w:rPrChange w:id="135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恰恰</w:delText>
        </w:r>
      </w:del>
      <w:r>
        <w:rPr>
          <w:rFonts w:ascii="仿宋" w:eastAsia="仿宋" w:hAnsi="仿宋" w:cs="仿宋" w:hint="eastAsia"/>
          <w:sz w:val="32"/>
          <w:szCs w:val="32"/>
          <w:rPrChange w:id="1352" w:author="ASUS" w:date="2022-01-09T23:32:00Z">
            <w:rPr>
              <w:rFonts w:hint="eastAsia"/>
              <w:sz w:val="28"/>
              <w:szCs w:val="28"/>
            </w:rPr>
          </w:rPrChange>
        </w:rPr>
        <w:t>是小范围化湿化不开的结果，</w:t>
      </w:r>
      <w:ins w:id="1353" w:author="KOU IVY" w:date="2022-01-07T23:15:00Z">
        <w:r>
          <w:rPr>
            <w:rFonts w:ascii="仿宋" w:eastAsia="仿宋" w:hAnsi="仿宋" w:cs="仿宋" w:hint="eastAsia"/>
            <w:sz w:val="32"/>
            <w:szCs w:val="32"/>
            <w:rPrChange w:id="1354" w:author="ASUS" w:date="2022-01-09T23:32:00Z">
              <w:rPr>
                <w:rFonts w:hint="eastAsia"/>
                <w:sz w:val="28"/>
                <w:szCs w:val="28"/>
              </w:rPr>
            </w:rPrChange>
          </w:rPr>
          <w:t>是小渗透，</w:t>
        </w:r>
      </w:ins>
      <w:r>
        <w:rPr>
          <w:rFonts w:ascii="仿宋" w:eastAsia="仿宋" w:hAnsi="仿宋" w:cs="仿宋" w:hint="eastAsia"/>
          <w:sz w:val="32"/>
          <w:szCs w:val="32"/>
          <w:rPrChange w:id="1355" w:author="ASUS" w:date="2022-01-09T23:32:00Z">
            <w:rPr>
              <w:rFonts w:hint="eastAsia"/>
              <w:sz w:val="28"/>
              <w:szCs w:val="28"/>
            </w:rPr>
          </w:rPrChange>
        </w:rPr>
        <w:t>不是大范围去攻下来的残留物。你们发现没有？很多有</w:t>
      </w:r>
      <w:ins w:id="1356" w:author="KOU IVY" w:date="2022-01-07T23:16:00Z">
        <w:r>
          <w:rPr>
            <w:rFonts w:ascii="仿宋" w:eastAsia="仿宋" w:hAnsi="仿宋" w:cs="仿宋" w:hint="eastAsia"/>
            <w:sz w:val="32"/>
            <w:szCs w:val="32"/>
            <w:rPrChange w:id="1357" w:author="ASUS" w:date="2022-01-09T23:32:00Z">
              <w:rPr>
                <w:rFonts w:hint="eastAsia"/>
                <w:sz w:val="28"/>
                <w:szCs w:val="28"/>
              </w:rPr>
            </w:rPrChange>
          </w:rPr>
          <w:t>胸腔积液的</w:t>
        </w:r>
      </w:ins>
      <w:del w:id="1358" w:author="KOU IVY" w:date="2022-01-07T23:16:00Z">
        <w:r>
          <w:rPr>
            <w:rFonts w:ascii="仿宋" w:eastAsia="仿宋" w:hAnsi="仿宋" w:cs="仿宋" w:hint="eastAsia"/>
            <w:sz w:val="32"/>
            <w:szCs w:val="32"/>
            <w:rPrChange w:id="135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胸水</w:delText>
        </w:r>
      </w:del>
      <w:r>
        <w:rPr>
          <w:rFonts w:ascii="仿宋" w:eastAsia="仿宋" w:hAnsi="仿宋" w:cs="仿宋" w:hint="eastAsia"/>
          <w:sz w:val="32"/>
          <w:szCs w:val="32"/>
          <w:rPrChange w:id="1360" w:author="ASUS" w:date="2022-01-09T23:32:00Z">
            <w:rPr>
              <w:rFonts w:hint="eastAsia"/>
              <w:sz w:val="28"/>
              <w:szCs w:val="28"/>
            </w:rPr>
          </w:rPrChange>
        </w:rPr>
        <w:t>病人，并不是大量排痰，而是少量的，元气攻一点就出来一点</w:t>
      </w:r>
      <w:del w:id="1361" w:author="KOU IVY" w:date="2022-01-07T23:16:00Z">
        <w:r>
          <w:rPr>
            <w:rFonts w:ascii="仿宋" w:eastAsia="仿宋" w:hAnsi="仿宋" w:cs="仿宋" w:hint="eastAsia"/>
            <w:sz w:val="32"/>
            <w:szCs w:val="32"/>
            <w:rPrChange w:id="136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，它不是大面积</w:delText>
        </w:r>
      </w:del>
      <w:r>
        <w:rPr>
          <w:rFonts w:ascii="仿宋" w:eastAsia="仿宋" w:hAnsi="仿宋" w:cs="仿宋" w:hint="eastAsia"/>
          <w:sz w:val="32"/>
          <w:szCs w:val="32"/>
          <w:rPrChange w:id="1363" w:author="ASUS" w:date="2022-01-09T23:32:00Z">
            <w:rPr>
              <w:rFonts w:hint="eastAsia"/>
              <w:sz w:val="28"/>
              <w:szCs w:val="28"/>
            </w:rPr>
          </w:rPrChange>
        </w:rPr>
        <w:t>。真正大</w:t>
      </w:r>
      <w:del w:id="1364" w:author="KOU IVY" w:date="2022-01-07T23:16:00Z">
        <w:r>
          <w:rPr>
            <w:rFonts w:ascii="仿宋" w:eastAsia="仿宋" w:hAnsi="仿宋" w:cs="仿宋" w:hint="eastAsia"/>
            <w:sz w:val="32"/>
            <w:szCs w:val="32"/>
            <w:rPrChange w:id="136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面积</w:delText>
        </w:r>
      </w:del>
      <w:ins w:id="1366" w:author="KOU IVY" w:date="2022-01-07T23:16:00Z">
        <w:r>
          <w:rPr>
            <w:rFonts w:ascii="仿宋" w:eastAsia="仿宋" w:hAnsi="仿宋" w:cs="仿宋" w:hint="eastAsia"/>
            <w:sz w:val="32"/>
            <w:szCs w:val="32"/>
            <w:rPrChange w:id="1367" w:author="ASUS" w:date="2022-01-09T23:32:00Z">
              <w:rPr>
                <w:rFonts w:hint="eastAsia"/>
                <w:sz w:val="28"/>
                <w:szCs w:val="28"/>
              </w:rPr>
            </w:rPrChange>
          </w:rPr>
          <w:t>量</w:t>
        </w:r>
      </w:ins>
      <w:r>
        <w:rPr>
          <w:rFonts w:ascii="仿宋" w:eastAsia="仿宋" w:hAnsi="仿宋" w:cs="仿宋" w:hint="eastAsia"/>
          <w:sz w:val="32"/>
          <w:szCs w:val="32"/>
          <w:rPrChange w:id="1368" w:author="ASUS" w:date="2022-01-09T23:32:00Z">
            <w:rPr>
              <w:rFonts w:hint="eastAsia"/>
              <w:sz w:val="28"/>
              <w:szCs w:val="28"/>
            </w:rPr>
          </w:rPrChange>
        </w:rPr>
        <w:t>排痰时，</w:t>
      </w:r>
      <w:del w:id="1369" w:author="KOU IVY" w:date="2022-01-07T23:16:00Z">
        <w:r>
          <w:rPr>
            <w:rFonts w:ascii="仿宋" w:eastAsia="仿宋" w:hAnsi="仿宋" w:cs="仿宋" w:hint="eastAsia"/>
            <w:sz w:val="32"/>
            <w:szCs w:val="32"/>
            <w:rPrChange w:id="137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又</w:delText>
        </w:r>
      </w:del>
      <w:ins w:id="1371" w:author="KOU IVY" w:date="2022-01-07T23:16:00Z">
        <w:r>
          <w:rPr>
            <w:rFonts w:ascii="仿宋" w:eastAsia="仿宋" w:hAnsi="仿宋" w:cs="仿宋" w:hint="eastAsia"/>
            <w:sz w:val="32"/>
            <w:szCs w:val="32"/>
            <w:rPrChange w:id="1372" w:author="ASUS" w:date="2022-01-09T23:32:00Z">
              <w:rPr>
                <w:rFonts w:hint="eastAsia"/>
                <w:sz w:val="28"/>
                <w:szCs w:val="28"/>
              </w:rPr>
            </w:rPrChange>
          </w:rPr>
          <w:t>是</w:t>
        </w:r>
      </w:ins>
      <w:r>
        <w:rPr>
          <w:rFonts w:ascii="仿宋" w:eastAsia="仿宋" w:hAnsi="仿宋" w:cs="仿宋" w:hint="eastAsia"/>
          <w:sz w:val="32"/>
          <w:szCs w:val="32"/>
          <w:rPrChange w:id="1373" w:author="ASUS" w:date="2022-01-09T23:32:00Z">
            <w:rPr>
              <w:rFonts w:hint="eastAsia"/>
              <w:sz w:val="28"/>
              <w:szCs w:val="28"/>
            </w:rPr>
          </w:rPrChange>
        </w:rPr>
        <w:t>快好了，</w:t>
      </w:r>
      <w:ins w:id="1374" w:author="KOU IVY" w:date="2022-01-07T23:17:00Z">
        <w:r>
          <w:rPr>
            <w:rFonts w:ascii="仿宋" w:eastAsia="仿宋" w:hAnsi="仿宋" w:cs="仿宋" w:hint="eastAsia"/>
            <w:sz w:val="32"/>
            <w:szCs w:val="32"/>
            <w:rPrChange w:id="1375" w:author="ASUS" w:date="2022-01-09T23:32:00Z">
              <w:rPr>
                <w:rFonts w:hint="eastAsia"/>
                <w:sz w:val="28"/>
                <w:szCs w:val="28"/>
              </w:rPr>
            </w:rPrChange>
          </w:rPr>
          <w:t>痰</w:t>
        </w:r>
      </w:ins>
      <w:del w:id="1376" w:author="KOU IVY" w:date="2022-01-07T23:17:00Z">
        <w:r>
          <w:rPr>
            <w:rFonts w:ascii="仿宋" w:eastAsia="仿宋" w:hAnsi="仿宋" w:cs="仿宋" w:hint="eastAsia"/>
            <w:sz w:val="32"/>
            <w:szCs w:val="32"/>
            <w:rPrChange w:id="137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它</w:delText>
        </w:r>
      </w:del>
      <w:r>
        <w:rPr>
          <w:rFonts w:ascii="仿宋" w:eastAsia="仿宋" w:hAnsi="仿宋" w:cs="仿宋" w:hint="eastAsia"/>
          <w:sz w:val="32"/>
          <w:szCs w:val="32"/>
          <w:rPrChange w:id="1378" w:author="ASUS" w:date="2022-01-09T23:32:00Z">
            <w:rPr>
              <w:rFonts w:hint="eastAsia"/>
              <w:sz w:val="28"/>
              <w:szCs w:val="28"/>
            </w:rPr>
          </w:rPrChange>
        </w:rPr>
        <w:t>是元气</w:t>
      </w:r>
      <w:del w:id="1379" w:author="KOU IVY" w:date="2022-01-07T23:16:00Z">
        <w:r>
          <w:rPr>
            <w:rFonts w:ascii="仿宋" w:eastAsia="仿宋" w:hAnsi="仿宋" w:cs="仿宋" w:hint="eastAsia"/>
            <w:sz w:val="32"/>
            <w:szCs w:val="32"/>
            <w:rPrChange w:id="138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去</w:delText>
        </w:r>
      </w:del>
      <w:r>
        <w:rPr>
          <w:rFonts w:ascii="仿宋" w:eastAsia="仿宋" w:hAnsi="仿宋" w:cs="仿宋" w:hint="eastAsia"/>
          <w:sz w:val="32"/>
          <w:szCs w:val="32"/>
          <w:rPrChange w:id="1381" w:author="ASUS" w:date="2022-01-09T23:32:00Z">
            <w:rPr>
              <w:rFonts w:hint="eastAsia"/>
              <w:sz w:val="28"/>
              <w:szCs w:val="28"/>
            </w:rPr>
          </w:rPrChange>
        </w:rPr>
        <w:t>攻的时候，</w:t>
      </w:r>
      <w:ins w:id="1382" w:author="KOU IVY" w:date="2022-01-07T23:21:00Z">
        <w:r>
          <w:rPr>
            <w:rFonts w:ascii="仿宋" w:eastAsia="仿宋" w:hAnsi="仿宋" w:cs="仿宋" w:hint="eastAsia"/>
            <w:sz w:val="32"/>
            <w:szCs w:val="32"/>
            <w:rPrChange w:id="1383" w:author="ASUS" w:date="2022-01-09T23:32:00Z">
              <w:rPr>
                <w:rFonts w:hint="eastAsia"/>
                <w:sz w:val="28"/>
                <w:szCs w:val="28"/>
              </w:rPr>
            </w:rPrChange>
          </w:rPr>
          <w:t>即</w:t>
        </w:r>
      </w:ins>
      <w:ins w:id="1384" w:author="KOU IVY" w:date="2022-01-07T23:20:00Z">
        <w:r>
          <w:rPr>
            <w:rFonts w:ascii="仿宋" w:eastAsia="仿宋" w:hAnsi="仿宋" w:cs="仿宋" w:hint="eastAsia"/>
            <w:sz w:val="32"/>
            <w:szCs w:val="32"/>
            <w:rPrChange w:id="1385" w:author="ASUS" w:date="2022-01-09T23:32:00Z">
              <w:rPr>
                <w:rFonts w:hint="eastAsia"/>
                <w:sz w:val="28"/>
                <w:szCs w:val="28"/>
              </w:rPr>
            </w:rPrChange>
          </w:rPr>
          <w:t>元气化湿，</w:t>
        </w:r>
      </w:ins>
      <w:del w:id="1386" w:author="KOU IVY" w:date="2022-01-07T23:17:00Z">
        <w:r>
          <w:rPr>
            <w:rFonts w:ascii="仿宋" w:eastAsia="仿宋" w:hAnsi="仿宋" w:cs="仿宋" w:hint="eastAsia"/>
            <w:sz w:val="32"/>
            <w:szCs w:val="32"/>
            <w:rPrChange w:id="138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它</w:delText>
        </w:r>
      </w:del>
      <w:del w:id="1388" w:author="KOU IVY" w:date="2022-01-07T23:21:00Z">
        <w:r>
          <w:rPr>
            <w:rFonts w:ascii="仿宋" w:eastAsia="仿宋" w:hAnsi="仿宋" w:cs="仿宋" w:hint="eastAsia"/>
            <w:sz w:val="32"/>
            <w:szCs w:val="32"/>
            <w:rPrChange w:id="138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流动就加速</w:delText>
        </w:r>
      </w:del>
      <w:del w:id="1390" w:author="KOU IVY" w:date="2022-01-07T23:18:00Z">
        <w:r>
          <w:rPr>
            <w:rFonts w:ascii="仿宋" w:eastAsia="仿宋" w:hAnsi="仿宋" w:cs="仿宋" w:hint="eastAsia"/>
            <w:sz w:val="32"/>
            <w:szCs w:val="32"/>
            <w:rPrChange w:id="139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del w:id="1392" w:author="KOU IVY" w:date="2022-01-07T23:20:00Z">
        <w:r>
          <w:rPr>
            <w:rFonts w:ascii="仿宋" w:eastAsia="仿宋" w:hAnsi="仿宋" w:cs="仿宋" w:hint="eastAsia"/>
            <w:sz w:val="32"/>
            <w:szCs w:val="32"/>
            <w:rPrChange w:id="139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去攻</w:delText>
        </w:r>
      </w:del>
      <w:del w:id="1394" w:author="KOU IVY" w:date="2022-01-07T23:18:00Z">
        <w:r>
          <w:rPr>
            <w:rFonts w:ascii="仿宋" w:eastAsia="仿宋" w:hAnsi="仿宋" w:cs="仿宋" w:hint="eastAsia"/>
            <w:sz w:val="32"/>
            <w:szCs w:val="32"/>
            <w:rPrChange w:id="139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开</w:delText>
        </w:r>
      </w:del>
      <w:del w:id="1396" w:author="KOU IVY" w:date="2022-01-07T23:17:00Z">
        <w:r>
          <w:rPr>
            <w:rFonts w:ascii="仿宋" w:eastAsia="仿宋" w:hAnsi="仿宋" w:cs="仿宋" w:hint="eastAsia"/>
            <w:sz w:val="32"/>
            <w:szCs w:val="32"/>
            <w:rPrChange w:id="139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它</w:delText>
        </w:r>
      </w:del>
      <w:del w:id="1398" w:author="KOU IVY" w:date="2022-01-07T23:20:00Z">
        <w:r>
          <w:rPr>
            <w:rFonts w:ascii="仿宋" w:eastAsia="仿宋" w:hAnsi="仿宋" w:cs="仿宋" w:hint="eastAsia"/>
            <w:sz w:val="32"/>
            <w:szCs w:val="32"/>
            <w:rPrChange w:id="139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r>
        <w:rPr>
          <w:rFonts w:ascii="仿宋" w:eastAsia="仿宋" w:hAnsi="仿宋" w:cs="仿宋" w:hint="eastAsia"/>
          <w:sz w:val="32"/>
          <w:szCs w:val="32"/>
          <w:rPrChange w:id="1400" w:author="ASUS" w:date="2022-01-09T23:32:00Z">
            <w:rPr>
              <w:rFonts w:hint="eastAsia"/>
              <w:sz w:val="28"/>
              <w:szCs w:val="28"/>
            </w:rPr>
          </w:rPrChange>
        </w:rPr>
        <w:t>没有完全化开的部分</w:t>
      </w:r>
      <w:del w:id="1401" w:author="KOU IVY" w:date="2022-01-07T23:20:00Z">
        <w:r>
          <w:rPr>
            <w:rFonts w:ascii="仿宋" w:eastAsia="仿宋" w:hAnsi="仿宋" w:cs="仿宋" w:hint="eastAsia"/>
            <w:sz w:val="32"/>
            <w:szCs w:val="32"/>
            <w:rPrChange w:id="140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。</w:delText>
        </w:r>
      </w:del>
      <w:ins w:id="1403" w:author="KOU IVY" w:date="2022-01-07T23:20:00Z">
        <w:r>
          <w:rPr>
            <w:rFonts w:ascii="仿宋" w:eastAsia="仿宋" w:hAnsi="仿宋" w:cs="仿宋" w:hint="eastAsia"/>
            <w:sz w:val="32"/>
            <w:szCs w:val="32"/>
            <w:rPrChange w:id="1404" w:author="ASUS" w:date="2022-01-09T23:32:00Z">
              <w:rPr>
                <w:rFonts w:hint="eastAsia"/>
                <w:sz w:val="28"/>
                <w:szCs w:val="28"/>
              </w:rPr>
            </w:rPrChange>
          </w:rPr>
          <w:t>，</w:t>
        </w:r>
      </w:ins>
      <w:ins w:id="1405" w:author="KOU IVY" w:date="2022-01-07T23:21:00Z">
        <w:r>
          <w:rPr>
            <w:rFonts w:ascii="仿宋" w:eastAsia="仿宋" w:hAnsi="仿宋" w:cs="仿宋" w:hint="eastAsia"/>
            <w:sz w:val="32"/>
            <w:szCs w:val="32"/>
            <w:rPrChange w:id="1406" w:author="ASUS" w:date="2022-01-09T23:32:00Z">
              <w:rPr>
                <w:rFonts w:hint="eastAsia"/>
                <w:sz w:val="28"/>
                <w:szCs w:val="28"/>
              </w:rPr>
            </w:rPrChange>
          </w:rPr>
          <w:t>痰流动就加速，</w:t>
        </w:r>
      </w:ins>
      <w:del w:id="1407" w:author="KOU IVY" w:date="2022-01-07T23:18:00Z">
        <w:r>
          <w:rPr>
            <w:rFonts w:ascii="仿宋" w:eastAsia="仿宋" w:hAnsi="仿宋" w:cs="仿宋" w:hint="eastAsia"/>
            <w:sz w:val="32"/>
            <w:szCs w:val="32"/>
            <w:rPrChange w:id="140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它</w:delText>
        </w:r>
      </w:del>
      <w:ins w:id="1409" w:author="KOU IVY" w:date="2022-01-07T23:18:00Z">
        <w:r>
          <w:rPr>
            <w:rFonts w:ascii="仿宋" w:eastAsia="仿宋" w:hAnsi="仿宋" w:cs="仿宋" w:hint="eastAsia"/>
            <w:sz w:val="32"/>
            <w:szCs w:val="32"/>
            <w:rPrChange w:id="1410" w:author="ASUS" w:date="2022-01-09T23:32:00Z">
              <w:rPr>
                <w:rFonts w:hint="eastAsia"/>
                <w:sz w:val="28"/>
                <w:szCs w:val="28"/>
              </w:rPr>
            </w:rPrChange>
          </w:rPr>
          <w:t>痰</w:t>
        </w:r>
      </w:ins>
      <w:r>
        <w:rPr>
          <w:rFonts w:ascii="仿宋" w:eastAsia="仿宋" w:hAnsi="仿宋" w:cs="仿宋" w:hint="eastAsia"/>
          <w:sz w:val="32"/>
          <w:szCs w:val="32"/>
          <w:rPrChange w:id="1411" w:author="ASUS" w:date="2022-01-09T23:32:00Z">
            <w:rPr>
              <w:rFonts w:hint="eastAsia"/>
              <w:sz w:val="28"/>
              <w:szCs w:val="28"/>
            </w:rPr>
          </w:rPrChange>
        </w:rPr>
        <w:t>就跑出来</w:t>
      </w:r>
      <w:del w:id="1412" w:author="KOU IVY" w:date="2022-01-07T23:20:00Z">
        <w:r>
          <w:rPr>
            <w:rFonts w:ascii="仿宋" w:eastAsia="仿宋" w:hAnsi="仿宋" w:cs="仿宋" w:hint="eastAsia"/>
            <w:sz w:val="32"/>
            <w:szCs w:val="32"/>
            <w:rPrChange w:id="141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，元气化湿</w:delText>
        </w:r>
      </w:del>
      <w:del w:id="1414" w:author="KOU IVY" w:date="2022-01-07T23:19:00Z">
        <w:r>
          <w:rPr>
            <w:rFonts w:ascii="仿宋" w:eastAsia="仿宋" w:hAnsi="仿宋" w:cs="仿宋" w:hint="eastAsia"/>
            <w:sz w:val="32"/>
            <w:szCs w:val="32"/>
            <w:rPrChange w:id="141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（比如：</w:delText>
        </w:r>
      </w:del>
      <w:ins w:id="1416" w:author="KOU IVY" w:date="2022-01-07T23:19:00Z">
        <w:r>
          <w:rPr>
            <w:rFonts w:ascii="仿宋" w:eastAsia="仿宋" w:hAnsi="仿宋" w:cs="仿宋" w:hint="eastAsia"/>
            <w:sz w:val="32"/>
            <w:szCs w:val="32"/>
            <w:rPrChange w:id="1417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ins w:id="1418" w:author="KOU IVY" w:date="2022-01-07T23:21:00Z">
        <w:r>
          <w:rPr>
            <w:rFonts w:ascii="仿宋" w:eastAsia="仿宋" w:hAnsi="仿宋" w:cs="仿宋" w:hint="eastAsia"/>
            <w:sz w:val="32"/>
            <w:szCs w:val="32"/>
            <w:rPrChange w:id="1419" w:author="ASUS" w:date="2022-01-09T23:32:00Z">
              <w:rPr>
                <w:rFonts w:hint="eastAsia"/>
                <w:sz w:val="28"/>
                <w:szCs w:val="28"/>
              </w:rPr>
            </w:rPrChange>
          </w:rPr>
          <w:t>如</w:t>
        </w:r>
      </w:ins>
      <w:del w:id="1420" w:author="KOU IVY" w:date="2022-01-07T23:19:00Z">
        <w:r>
          <w:rPr>
            <w:rFonts w:ascii="仿宋" w:eastAsia="仿宋" w:hAnsi="仿宋" w:cs="仿宋" w:hint="eastAsia"/>
            <w:sz w:val="32"/>
            <w:szCs w:val="32"/>
            <w:rPrChange w:id="142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这是一块冰，</w:delText>
        </w:r>
      </w:del>
      <w:r>
        <w:rPr>
          <w:rFonts w:ascii="仿宋" w:eastAsia="仿宋" w:hAnsi="仿宋" w:cs="仿宋" w:hint="eastAsia"/>
          <w:sz w:val="32"/>
          <w:szCs w:val="32"/>
          <w:rPrChange w:id="1422" w:author="ASUS" w:date="2022-01-09T23:32:00Z">
            <w:rPr>
              <w:rFonts w:hint="eastAsia"/>
              <w:sz w:val="28"/>
              <w:szCs w:val="28"/>
            </w:rPr>
          </w:rPrChange>
        </w:rPr>
        <w:t>用火去烤</w:t>
      </w:r>
      <w:ins w:id="1423" w:author="KOU IVY" w:date="2022-01-07T23:19:00Z">
        <w:r>
          <w:rPr>
            <w:rFonts w:ascii="仿宋" w:eastAsia="仿宋" w:hAnsi="仿宋" w:cs="仿宋" w:hint="eastAsia"/>
            <w:sz w:val="32"/>
            <w:szCs w:val="32"/>
            <w:rPrChange w:id="1424" w:author="ASUS" w:date="2022-01-09T23:32:00Z">
              <w:rPr>
                <w:rFonts w:hint="eastAsia"/>
                <w:sz w:val="28"/>
                <w:szCs w:val="28"/>
              </w:rPr>
            </w:rPrChange>
          </w:rPr>
          <w:t>冰</w:t>
        </w:r>
      </w:ins>
      <w:r>
        <w:rPr>
          <w:rFonts w:ascii="仿宋" w:eastAsia="仿宋" w:hAnsi="仿宋" w:cs="仿宋" w:hint="eastAsia"/>
          <w:sz w:val="32"/>
          <w:szCs w:val="32"/>
          <w:rPrChange w:id="1425" w:author="ASUS" w:date="2022-01-09T23:32:00Z">
            <w:rPr>
              <w:rFonts w:hint="eastAsia"/>
              <w:sz w:val="28"/>
              <w:szCs w:val="28"/>
            </w:rPr>
          </w:rPrChange>
        </w:rPr>
        <w:t>，有一部分冰融化，有些融化不了，融化部分就是痰，但它有火的力量在里面，</w:t>
      </w:r>
      <w:ins w:id="1426" w:author="KOU IVY" w:date="2022-01-07T23:19:00Z">
        <w:r>
          <w:rPr>
            <w:rFonts w:ascii="仿宋" w:eastAsia="仿宋" w:hAnsi="仿宋" w:cs="仿宋" w:hint="eastAsia"/>
            <w:sz w:val="32"/>
            <w:szCs w:val="32"/>
            <w:rPrChange w:id="1427" w:author="ASUS" w:date="2022-01-09T23:32:00Z">
              <w:rPr>
                <w:rFonts w:hint="eastAsia"/>
                <w:sz w:val="28"/>
                <w:szCs w:val="28"/>
              </w:rPr>
            </w:rPrChange>
          </w:rPr>
          <w:t>就</w:t>
        </w:r>
      </w:ins>
      <w:del w:id="1428" w:author="KOU IVY" w:date="2022-01-07T23:19:00Z">
        <w:r>
          <w:rPr>
            <w:rFonts w:ascii="仿宋" w:eastAsia="仿宋" w:hAnsi="仿宋" w:cs="仿宋" w:hint="eastAsia"/>
            <w:sz w:val="32"/>
            <w:szCs w:val="32"/>
            <w:rPrChange w:id="142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它</w:delText>
        </w:r>
      </w:del>
      <w:r>
        <w:rPr>
          <w:rFonts w:ascii="仿宋" w:eastAsia="仿宋" w:hAnsi="仿宋" w:cs="仿宋" w:hint="eastAsia"/>
          <w:sz w:val="32"/>
          <w:szCs w:val="32"/>
          <w:rPrChange w:id="1430" w:author="ASUS" w:date="2022-01-09T23:32:00Z">
            <w:rPr>
              <w:rFonts w:hint="eastAsia"/>
              <w:sz w:val="28"/>
              <w:szCs w:val="28"/>
            </w:rPr>
          </w:rPrChange>
        </w:rPr>
        <w:t>容易往上走，</w:t>
      </w:r>
      <w:del w:id="1431" w:author="KOU IVY" w:date="2022-01-07T23:19:00Z">
        <w:r>
          <w:rPr>
            <w:rFonts w:ascii="仿宋" w:eastAsia="仿宋" w:hAnsi="仿宋" w:cs="仿宋" w:hint="eastAsia"/>
            <w:sz w:val="32"/>
            <w:szCs w:val="32"/>
            <w:rPrChange w:id="143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对不对？）</w:delText>
        </w:r>
      </w:del>
      <w:r>
        <w:rPr>
          <w:rFonts w:ascii="仿宋" w:eastAsia="仿宋" w:hAnsi="仿宋" w:cs="仿宋" w:hint="eastAsia"/>
          <w:sz w:val="32"/>
          <w:szCs w:val="32"/>
          <w:rPrChange w:id="1433" w:author="ASUS" w:date="2022-01-09T23:32:00Z">
            <w:rPr>
              <w:rFonts w:hint="eastAsia"/>
              <w:sz w:val="28"/>
              <w:szCs w:val="28"/>
            </w:rPr>
          </w:rPrChange>
        </w:rPr>
        <w:t>它跑得更快一点</w:t>
      </w:r>
      <w:del w:id="1434" w:author="KOU IVY" w:date="2022-01-07T23:21:00Z">
        <w:r>
          <w:rPr>
            <w:rFonts w:ascii="仿宋" w:eastAsia="仿宋" w:hAnsi="仿宋" w:cs="仿宋" w:hint="eastAsia"/>
            <w:sz w:val="32"/>
            <w:szCs w:val="32"/>
            <w:rPrChange w:id="143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1436" w:author="KOU IVY" w:date="2022-01-07T23:21:00Z">
        <w:r>
          <w:rPr>
            <w:rFonts w:ascii="仿宋" w:eastAsia="仿宋" w:hAnsi="仿宋" w:cs="仿宋" w:hint="eastAsia"/>
            <w:sz w:val="32"/>
            <w:szCs w:val="32"/>
            <w:rPrChange w:id="1437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r>
        <w:rPr>
          <w:rFonts w:ascii="仿宋" w:eastAsia="仿宋" w:hAnsi="仿宋" w:cs="仿宋" w:hint="eastAsia"/>
          <w:sz w:val="32"/>
          <w:szCs w:val="32"/>
          <w:rPrChange w:id="1438" w:author="ASUS" w:date="2022-01-09T23:32:00Z">
            <w:rPr>
              <w:rFonts w:hint="eastAsia"/>
              <w:sz w:val="28"/>
              <w:szCs w:val="28"/>
            </w:rPr>
          </w:rPrChange>
        </w:rPr>
        <w:t>所以痰有</w:t>
      </w:r>
      <w:del w:id="1439" w:author="KOU IVY" w:date="2022-01-07T23:27:00Z">
        <w:r>
          <w:rPr>
            <w:rFonts w:ascii="仿宋" w:eastAsia="仿宋" w:hAnsi="仿宋" w:cs="仿宋" w:hint="eastAsia"/>
            <w:sz w:val="32"/>
            <w:szCs w:val="32"/>
            <w:rPrChange w:id="144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两</w:delText>
        </w:r>
      </w:del>
      <w:r>
        <w:rPr>
          <w:rFonts w:ascii="仿宋" w:eastAsia="仿宋" w:hAnsi="仿宋" w:cs="仿宋" w:hint="eastAsia"/>
          <w:sz w:val="32"/>
          <w:szCs w:val="32"/>
          <w:rPrChange w:id="1441" w:author="ASUS" w:date="2022-01-09T23:32:00Z">
            <w:rPr>
              <w:rFonts w:hint="eastAsia"/>
              <w:sz w:val="28"/>
              <w:szCs w:val="28"/>
            </w:rPr>
          </w:rPrChange>
        </w:rPr>
        <w:t>个特点，刺激</w:t>
      </w:r>
      <w:del w:id="1442" w:author="KOU IVY" w:date="2022-01-07T23:22:00Z">
        <w:r>
          <w:rPr>
            <w:rFonts w:ascii="仿宋" w:eastAsia="仿宋" w:hAnsi="仿宋" w:cs="仿宋" w:hint="eastAsia"/>
            <w:sz w:val="32"/>
            <w:szCs w:val="32"/>
            <w:rPrChange w:id="144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我们</w:delText>
        </w:r>
      </w:del>
      <w:r>
        <w:rPr>
          <w:rFonts w:ascii="仿宋" w:eastAsia="仿宋" w:hAnsi="仿宋" w:cs="仿宋" w:hint="eastAsia"/>
          <w:sz w:val="32"/>
          <w:szCs w:val="32"/>
          <w:rPrChange w:id="1444" w:author="ASUS" w:date="2022-01-09T23:32:00Z">
            <w:rPr>
              <w:rFonts w:hint="eastAsia"/>
              <w:sz w:val="28"/>
              <w:szCs w:val="28"/>
            </w:rPr>
          </w:rPrChange>
        </w:rPr>
        <w:t>咽喉，</w:t>
      </w:r>
      <w:ins w:id="1445" w:author="KOU IVY" w:date="2022-01-07T23:22:00Z">
        <w:r>
          <w:rPr>
            <w:rFonts w:ascii="仿宋" w:eastAsia="仿宋" w:hAnsi="仿宋" w:cs="仿宋" w:hint="eastAsia"/>
            <w:sz w:val="32"/>
            <w:szCs w:val="32"/>
            <w:rPrChange w:id="1446" w:author="ASUS" w:date="2022-01-09T23:32:00Z">
              <w:rPr>
                <w:rFonts w:hint="eastAsia"/>
                <w:sz w:val="28"/>
                <w:szCs w:val="28"/>
              </w:rPr>
            </w:rPrChange>
          </w:rPr>
          <w:t>痰</w:t>
        </w:r>
      </w:ins>
      <w:del w:id="1447" w:author="KOU IVY" w:date="2022-01-07T23:22:00Z">
        <w:r>
          <w:rPr>
            <w:rFonts w:ascii="仿宋" w:eastAsia="仿宋" w:hAnsi="仿宋" w:cs="仿宋" w:hint="eastAsia"/>
            <w:sz w:val="32"/>
            <w:szCs w:val="32"/>
            <w:rPrChange w:id="144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它</w:delText>
        </w:r>
      </w:del>
      <w:r>
        <w:rPr>
          <w:rFonts w:ascii="仿宋" w:eastAsia="仿宋" w:hAnsi="仿宋" w:cs="仿宋" w:hint="eastAsia"/>
          <w:sz w:val="32"/>
          <w:szCs w:val="32"/>
          <w:rPrChange w:id="1449" w:author="ASUS" w:date="2022-01-09T23:32:00Z">
            <w:rPr>
              <w:rFonts w:hint="eastAsia"/>
              <w:sz w:val="28"/>
              <w:szCs w:val="28"/>
            </w:rPr>
          </w:rPrChange>
        </w:rPr>
        <w:t>往上</w:t>
      </w:r>
      <w:del w:id="1450" w:author="KOU IVY" w:date="2022-01-07T23:25:00Z">
        <w:r>
          <w:rPr>
            <w:rFonts w:ascii="仿宋" w:eastAsia="仿宋" w:hAnsi="仿宋" w:cs="仿宋" w:hint="eastAsia"/>
            <w:sz w:val="32"/>
            <w:szCs w:val="32"/>
            <w:rPrChange w:id="145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钻</w:delText>
        </w:r>
      </w:del>
      <w:ins w:id="1452" w:author="KOU IVY" w:date="2022-01-07T23:25:00Z">
        <w:r>
          <w:rPr>
            <w:rFonts w:ascii="仿宋" w:eastAsia="仿宋" w:hAnsi="仿宋" w:cs="仿宋" w:hint="eastAsia"/>
            <w:sz w:val="32"/>
            <w:szCs w:val="32"/>
            <w:rPrChange w:id="1453" w:author="ASUS" w:date="2022-01-09T23:32:00Z">
              <w:rPr>
                <w:rFonts w:hint="eastAsia"/>
                <w:sz w:val="28"/>
                <w:szCs w:val="28"/>
              </w:rPr>
            </w:rPrChange>
          </w:rPr>
          <w:t>攻</w:t>
        </w:r>
      </w:ins>
      <w:r>
        <w:rPr>
          <w:rFonts w:ascii="仿宋" w:eastAsia="仿宋" w:hAnsi="仿宋" w:cs="仿宋" w:hint="eastAsia"/>
          <w:sz w:val="32"/>
          <w:szCs w:val="32"/>
          <w:rPrChange w:id="1454" w:author="ASUS" w:date="2022-01-09T23:32:00Z">
            <w:rPr>
              <w:rFonts w:hint="eastAsia"/>
              <w:sz w:val="28"/>
              <w:szCs w:val="28"/>
            </w:rPr>
          </w:rPrChange>
        </w:rPr>
        <w:t>，</w:t>
      </w:r>
      <w:del w:id="1455" w:author="KOU IVY" w:date="2022-01-07T23:22:00Z">
        <w:r>
          <w:rPr>
            <w:rFonts w:ascii="仿宋" w:eastAsia="仿宋" w:hAnsi="仿宋" w:cs="仿宋" w:hint="eastAsia"/>
            <w:sz w:val="32"/>
            <w:szCs w:val="32"/>
            <w:rPrChange w:id="145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它</w:delText>
        </w:r>
      </w:del>
      <w:r>
        <w:rPr>
          <w:rFonts w:ascii="仿宋" w:eastAsia="仿宋" w:hAnsi="仿宋" w:cs="仿宋" w:hint="eastAsia"/>
          <w:sz w:val="32"/>
          <w:szCs w:val="32"/>
          <w:rPrChange w:id="1457" w:author="ASUS" w:date="2022-01-09T23:32:00Z">
            <w:rPr>
              <w:rFonts w:hint="eastAsia"/>
              <w:sz w:val="28"/>
              <w:szCs w:val="28"/>
            </w:rPr>
          </w:rPrChange>
        </w:rPr>
        <w:t>有两个火，火性炎上</w:t>
      </w:r>
      <w:ins w:id="1458" w:author="KOU IVY" w:date="2022-01-07T23:28:00Z">
        <w:r>
          <w:rPr>
            <w:rFonts w:ascii="仿宋" w:eastAsia="仿宋" w:hAnsi="仿宋" w:cs="仿宋" w:hint="eastAsia"/>
            <w:sz w:val="32"/>
            <w:szCs w:val="32"/>
            <w:rPrChange w:id="1459" w:author="ASUS" w:date="2022-01-09T23:32:00Z">
              <w:rPr>
                <w:rFonts w:hint="eastAsia"/>
                <w:sz w:val="28"/>
                <w:szCs w:val="28"/>
              </w:rPr>
            </w:rPrChange>
          </w:rPr>
          <w:t>，往上走，给邪找出路</w:t>
        </w:r>
      </w:ins>
      <w:del w:id="1460" w:author="KOU IVY" w:date="2022-01-07T23:22:00Z">
        <w:r>
          <w:rPr>
            <w:rFonts w:ascii="仿宋" w:eastAsia="仿宋" w:hAnsi="仿宋" w:cs="仿宋" w:hint="eastAsia"/>
            <w:sz w:val="32"/>
            <w:szCs w:val="32"/>
            <w:rPrChange w:id="146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1462" w:author="KOU IVY" w:date="2022-01-07T23:22:00Z">
        <w:r>
          <w:rPr>
            <w:rFonts w:ascii="仿宋" w:eastAsia="仿宋" w:hAnsi="仿宋" w:cs="仿宋" w:hint="eastAsia"/>
            <w:sz w:val="32"/>
            <w:szCs w:val="32"/>
            <w:rPrChange w:id="1463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del w:id="1464" w:author="KOU IVY" w:date="2022-01-07T23:22:00Z">
        <w:r>
          <w:rPr>
            <w:rFonts w:ascii="仿宋" w:eastAsia="仿宋" w:hAnsi="仿宋" w:cs="仿宋" w:hint="eastAsia"/>
            <w:sz w:val="32"/>
            <w:szCs w:val="32"/>
            <w:rPrChange w:id="146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明白此道理不？</w:delText>
        </w:r>
      </w:del>
      <w:r>
        <w:rPr>
          <w:rFonts w:ascii="仿宋" w:eastAsia="仿宋" w:hAnsi="仿宋" w:cs="仿宋" w:hint="eastAsia"/>
          <w:sz w:val="32"/>
          <w:szCs w:val="32"/>
          <w:rPrChange w:id="1466" w:author="ASUS" w:date="2022-01-09T23:32:00Z">
            <w:rPr>
              <w:rFonts w:hint="eastAsia"/>
              <w:sz w:val="28"/>
              <w:szCs w:val="28"/>
            </w:rPr>
          </w:rPrChange>
        </w:rPr>
        <w:t>实际上痰就是火带着</w:t>
      </w:r>
      <w:ins w:id="1467" w:author="KOU IVY" w:date="2022-01-07T23:22:00Z">
        <w:r>
          <w:rPr>
            <w:rFonts w:ascii="仿宋" w:eastAsia="仿宋" w:hAnsi="仿宋" w:cs="仿宋" w:hint="eastAsia"/>
            <w:sz w:val="32"/>
            <w:szCs w:val="32"/>
            <w:rPrChange w:id="1468" w:author="ASUS" w:date="2022-01-09T23:32:00Z">
              <w:rPr>
                <w:rFonts w:hint="eastAsia"/>
                <w:sz w:val="28"/>
                <w:szCs w:val="28"/>
              </w:rPr>
            </w:rPrChange>
          </w:rPr>
          <w:t>未完全</w:t>
        </w:r>
      </w:ins>
      <w:r>
        <w:rPr>
          <w:rFonts w:ascii="仿宋" w:eastAsia="仿宋" w:hAnsi="仿宋" w:cs="仿宋" w:hint="eastAsia"/>
          <w:sz w:val="32"/>
          <w:szCs w:val="32"/>
          <w:rPrChange w:id="1469" w:author="ASUS" w:date="2022-01-09T23:32:00Z">
            <w:rPr>
              <w:rFonts w:hint="eastAsia"/>
              <w:sz w:val="28"/>
              <w:szCs w:val="28"/>
            </w:rPr>
          </w:rPrChange>
        </w:rPr>
        <w:t>化不开的湿气</w:t>
      </w:r>
      <w:del w:id="1470" w:author="KOU IVY" w:date="2022-01-07T23:22:00Z">
        <w:r>
          <w:rPr>
            <w:rFonts w:ascii="仿宋" w:eastAsia="仿宋" w:hAnsi="仿宋" w:cs="仿宋" w:hint="eastAsia"/>
            <w:sz w:val="32"/>
            <w:szCs w:val="32"/>
            <w:rPrChange w:id="147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（未完全化开的湿气）</w:delText>
        </w:r>
      </w:del>
      <w:r>
        <w:rPr>
          <w:rFonts w:ascii="仿宋" w:eastAsia="仿宋" w:hAnsi="仿宋" w:cs="仿宋" w:hint="eastAsia"/>
          <w:sz w:val="32"/>
          <w:szCs w:val="32"/>
          <w:rPrChange w:id="1472" w:author="ASUS" w:date="2022-01-09T23:32:00Z">
            <w:rPr>
              <w:rFonts w:hint="eastAsia"/>
              <w:sz w:val="28"/>
              <w:szCs w:val="28"/>
            </w:rPr>
          </w:rPrChange>
        </w:rPr>
        <w:t>往上走</w:t>
      </w:r>
      <w:del w:id="1473" w:author="KOU IVY" w:date="2022-01-07T23:22:00Z">
        <w:r>
          <w:rPr>
            <w:rFonts w:ascii="仿宋" w:eastAsia="仿宋" w:hAnsi="仿宋" w:cs="仿宋" w:hint="eastAsia"/>
            <w:sz w:val="32"/>
            <w:szCs w:val="32"/>
            <w:rPrChange w:id="147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就叫痰</w:delText>
        </w:r>
      </w:del>
      <w:r>
        <w:rPr>
          <w:rFonts w:ascii="仿宋" w:eastAsia="仿宋" w:hAnsi="仿宋" w:cs="仿宋" w:hint="eastAsia"/>
          <w:sz w:val="32"/>
          <w:szCs w:val="32"/>
          <w:rPrChange w:id="1475" w:author="ASUS" w:date="2022-01-09T23:32:00Z">
            <w:rPr>
              <w:rFonts w:hint="eastAsia"/>
              <w:sz w:val="28"/>
              <w:szCs w:val="28"/>
            </w:rPr>
          </w:rPrChange>
        </w:rPr>
        <w:t>。</w:t>
      </w:r>
      <w:del w:id="1476" w:author="KOU IVY" w:date="2022-01-07T23:28:00Z">
        <w:r>
          <w:rPr>
            <w:rFonts w:ascii="仿宋" w:eastAsia="仿宋" w:hAnsi="仿宋" w:cs="仿宋" w:hint="eastAsia"/>
            <w:sz w:val="32"/>
            <w:szCs w:val="32"/>
            <w:rPrChange w:id="147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所以</w:delText>
        </w:r>
      </w:del>
      <w:del w:id="1478" w:author="KOU IVY" w:date="2022-01-07T23:23:00Z">
        <w:r>
          <w:rPr>
            <w:rFonts w:ascii="仿宋" w:eastAsia="仿宋" w:hAnsi="仿宋" w:cs="仿宋" w:hint="eastAsia"/>
            <w:sz w:val="32"/>
            <w:szCs w:val="32"/>
            <w:rPrChange w:id="147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我们治病</w:delText>
        </w:r>
      </w:del>
      <w:del w:id="1480" w:author="KOU IVY" w:date="2022-01-07T23:28:00Z">
        <w:r>
          <w:rPr>
            <w:rFonts w:ascii="仿宋" w:eastAsia="仿宋" w:hAnsi="仿宋" w:cs="仿宋" w:hint="eastAsia"/>
            <w:sz w:val="32"/>
            <w:szCs w:val="32"/>
            <w:rPrChange w:id="148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治痰要想办法往上走，邪找出路。</w:delText>
        </w:r>
      </w:del>
    </w:p>
    <w:p w:rsidR="006B1471" w:rsidRPr="006B1471" w:rsidRDefault="00470CBE">
      <w:pPr>
        <w:rPr>
          <w:del w:id="1482" w:author="KOU IVY" w:date="2022-01-07T23:23:00Z"/>
          <w:rFonts w:ascii="仿宋" w:eastAsia="仿宋" w:hAnsi="仿宋" w:cs="仿宋"/>
          <w:sz w:val="32"/>
          <w:szCs w:val="32"/>
          <w:rPrChange w:id="1483" w:author="ASUS" w:date="2022-01-09T23:32:00Z">
            <w:rPr>
              <w:del w:id="1484" w:author="KOU IVY" w:date="2022-01-07T23:23:00Z"/>
              <w:sz w:val="28"/>
              <w:szCs w:val="28"/>
            </w:rPr>
          </w:rPrChange>
        </w:rPr>
      </w:pPr>
      <w:del w:id="1485" w:author="KOU IVY" w:date="2022-01-07T23:23:00Z">
        <w:r>
          <w:rPr>
            <w:rFonts w:ascii="仿宋" w:eastAsia="仿宋" w:hAnsi="仿宋" w:cs="仿宋" w:hint="eastAsia"/>
            <w:sz w:val="32"/>
            <w:szCs w:val="32"/>
            <w:rPrChange w:id="1486" w:author="ASUS" w:date="2022-01-09T23:32:00Z">
              <w:rPr>
                <w:rFonts w:hint="eastAsia"/>
                <w:sz w:val="28"/>
                <w:szCs w:val="28"/>
              </w:rPr>
            </w:rPrChange>
          </w:rPr>
          <w:lastRenderedPageBreak/>
          <w:delText>好，回到二陈汤来。</w:delText>
        </w:r>
      </w:del>
    </w:p>
    <w:p w:rsidR="006B1471" w:rsidRPr="006B1471" w:rsidRDefault="00470CBE">
      <w:pPr>
        <w:ind w:firstLineChars="200" w:firstLine="640"/>
        <w:rPr>
          <w:del w:id="1487" w:author="KOU IVY" w:date="2022-01-07T23:23:00Z"/>
          <w:rFonts w:ascii="仿宋" w:eastAsia="仿宋" w:hAnsi="仿宋" w:cs="仿宋"/>
          <w:sz w:val="32"/>
          <w:szCs w:val="32"/>
          <w:rPrChange w:id="1488" w:author="ASUS" w:date="2022-01-09T23:32:00Z">
            <w:rPr>
              <w:del w:id="1489" w:author="KOU IVY" w:date="2022-01-07T23:23:00Z"/>
              <w:sz w:val="28"/>
              <w:szCs w:val="28"/>
            </w:rPr>
          </w:rPrChange>
        </w:rPr>
      </w:pPr>
      <w:del w:id="1490" w:author="KOU IVY" w:date="2022-01-07T23:23:00Z">
        <w:r>
          <w:rPr>
            <w:rFonts w:ascii="仿宋" w:eastAsia="仿宋" w:hAnsi="仿宋" w:cs="仿宋" w:hint="eastAsia"/>
            <w:sz w:val="32"/>
            <w:szCs w:val="32"/>
            <w:rPrChange w:id="149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(</w:delText>
        </w:r>
        <w:r>
          <w:rPr>
            <w:rFonts w:ascii="仿宋" w:eastAsia="仿宋" w:hAnsi="仿宋" w:cs="仿宋" w:hint="eastAsia"/>
            <w:sz w:val="32"/>
            <w:szCs w:val="32"/>
            <w:rPrChange w:id="149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半夏，橘红，茯苓，甘草</w:delText>
        </w:r>
        <w:r>
          <w:rPr>
            <w:rFonts w:ascii="仿宋" w:eastAsia="仿宋" w:hAnsi="仿宋" w:cs="仿宋" w:hint="eastAsia"/>
            <w:sz w:val="32"/>
            <w:szCs w:val="32"/>
            <w:rPrChange w:id="149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)</w:delText>
        </w:r>
      </w:del>
    </w:p>
    <w:p w:rsidR="006B1471" w:rsidRPr="006B1471" w:rsidRDefault="00470CBE">
      <w:pPr>
        <w:ind w:firstLineChars="200" w:firstLine="643"/>
        <w:rPr>
          <w:del w:id="1494" w:author="KOU IVY" w:date="2022-01-07T23:31:00Z"/>
          <w:rFonts w:ascii="仿宋" w:eastAsia="仿宋" w:hAnsi="仿宋" w:cs="仿宋"/>
          <w:sz w:val="32"/>
          <w:szCs w:val="32"/>
          <w:rPrChange w:id="1495" w:author="ASUS" w:date="2022-01-09T23:32:00Z">
            <w:rPr>
              <w:del w:id="1496" w:author="KOU IVY" w:date="2022-01-07T23:31:00Z"/>
              <w:sz w:val="28"/>
              <w:szCs w:val="28"/>
            </w:rPr>
          </w:rPrChange>
        </w:rPr>
      </w:pPr>
      <w:ins w:id="1497" w:author="KOU IVY" w:date="2022-01-07T23:23:00Z">
        <w:r>
          <w:rPr>
            <w:rFonts w:ascii="仿宋" w:eastAsia="仿宋" w:hAnsi="仿宋" w:cs="仿宋" w:hint="eastAsia"/>
            <w:b/>
            <w:bCs/>
            <w:sz w:val="32"/>
            <w:szCs w:val="32"/>
            <w:rPrChange w:id="1498" w:author="ASUS" w:date="2022-01-09T23:32:00Z">
              <w:rPr>
                <w:rFonts w:hint="eastAsia"/>
                <w:b/>
                <w:bCs/>
                <w:sz w:val="28"/>
                <w:szCs w:val="28"/>
              </w:rPr>
            </w:rPrChange>
          </w:rPr>
          <w:t>那</w:t>
        </w:r>
      </w:ins>
      <w:del w:id="1499" w:author="KOU IVY" w:date="2022-01-07T23:23:00Z">
        <w:r>
          <w:rPr>
            <w:rFonts w:ascii="仿宋" w:eastAsia="仿宋" w:hAnsi="仿宋" w:cs="仿宋" w:hint="eastAsia"/>
            <w:b/>
            <w:bCs/>
            <w:sz w:val="32"/>
            <w:szCs w:val="32"/>
            <w:rPrChange w:id="1500" w:author="ASUS" w:date="2022-01-09T23:32:00Z">
              <w:rPr>
                <w:rFonts w:hint="eastAsia"/>
                <w:b/>
                <w:bCs/>
                <w:sz w:val="28"/>
                <w:szCs w:val="28"/>
              </w:rPr>
            </w:rPrChange>
          </w:rPr>
          <w:delText>我们看</w:delText>
        </w:r>
      </w:del>
      <w:r>
        <w:rPr>
          <w:rFonts w:ascii="仿宋" w:eastAsia="仿宋" w:hAnsi="仿宋" w:cs="仿宋" w:hint="eastAsia"/>
          <w:b/>
          <w:bCs/>
          <w:sz w:val="32"/>
          <w:szCs w:val="32"/>
          <w:rPrChange w:id="1501" w:author="ASUS" w:date="2022-01-09T23:32:00Z">
            <w:rPr>
              <w:rFonts w:hint="eastAsia"/>
              <w:b/>
              <w:bCs/>
              <w:sz w:val="28"/>
              <w:szCs w:val="28"/>
            </w:rPr>
          </w:rPrChange>
        </w:rPr>
        <w:t>二陈汤怎样治痰？</w:t>
      </w:r>
      <w:del w:id="1502" w:author="KOU IVY" w:date="2022-01-07T23:31:00Z">
        <w:r>
          <w:rPr>
            <w:rFonts w:ascii="仿宋" w:eastAsia="仿宋" w:hAnsi="仿宋" w:cs="仿宋" w:hint="eastAsia"/>
            <w:sz w:val="32"/>
            <w:szCs w:val="32"/>
            <w:rPrChange w:id="150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半夏怎么治痰</w:delText>
        </w:r>
      </w:del>
      <w:del w:id="1504" w:author="KOU IVY" w:date="2022-01-07T23:28:00Z">
        <w:r>
          <w:rPr>
            <w:rFonts w:ascii="仿宋" w:eastAsia="仿宋" w:hAnsi="仿宋" w:cs="仿宋" w:hint="eastAsia"/>
            <w:sz w:val="32"/>
            <w:szCs w:val="32"/>
            <w:rPrChange w:id="150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（你们回到学校那套燥湿化痰）</w:delText>
        </w:r>
      </w:del>
      <w:del w:id="1506" w:author="KOU IVY" w:date="2022-01-07T23:26:00Z">
        <w:r>
          <w:rPr>
            <w:rFonts w:ascii="仿宋" w:eastAsia="仿宋" w:hAnsi="仿宋" w:cs="仿宋" w:hint="eastAsia"/>
            <w:sz w:val="32"/>
            <w:szCs w:val="32"/>
            <w:rPrChange w:id="150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我给你们说的，</w:delText>
        </w:r>
      </w:del>
      <w:del w:id="1508" w:author="KOU IVY" w:date="2022-01-07T23:28:00Z">
        <w:r>
          <w:rPr>
            <w:rFonts w:ascii="仿宋" w:eastAsia="仿宋" w:hAnsi="仿宋" w:cs="仿宋" w:hint="eastAsia"/>
            <w:sz w:val="32"/>
            <w:szCs w:val="32"/>
            <w:rPrChange w:id="150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那个</w:delText>
        </w:r>
      </w:del>
      <w:r>
        <w:rPr>
          <w:rFonts w:ascii="仿宋" w:eastAsia="仿宋" w:hAnsi="仿宋" w:cs="仿宋" w:hint="eastAsia"/>
          <w:sz w:val="32"/>
          <w:szCs w:val="32"/>
          <w:rPrChange w:id="1510" w:author="ASUS" w:date="2022-01-09T23:32:00Z">
            <w:rPr>
              <w:rFonts w:hint="eastAsia"/>
              <w:sz w:val="28"/>
              <w:szCs w:val="28"/>
            </w:rPr>
          </w:rPrChange>
        </w:rPr>
        <w:t>湿</w:t>
      </w:r>
      <w:del w:id="1511" w:author="KOU IVY" w:date="2022-01-07T23:29:00Z">
        <w:r>
          <w:rPr>
            <w:rFonts w:ascii="仿宋" w:eastAsia="仿宋" w:hAnsi="仿宋" w:cs="仿宋" w:hint="eastAsia"/>
            <w:sz w:val="32"/>
            <w:szCs w:val="32"/>
            <w:rPrChange w:id="151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在哪里</w:delText>
        </w:r>
      </w:del>
      <w:ins w:id="1513" w:author="KOU IVY" w:date="2022-01-07T23:29:00Z">
        <w:r>
          <w:rPr>
            <w:rFonts w:ascii="仿宋" w:eastAsia="仿宋" w:hAnsi="仿宋" w:cs="仿宋" w:hint="eastAsia"/>
            <w:sz w:val="32"/>
            <w:szCs w:val="32"/>
            <w:rPrChange w:id="1514" w:author="ASUS" w:date="2022-01-09T23:32:00Z">
              <w:rPr>
                <w:rFonts w:hint="eastAsia"/>
                <w:sz w:val="28"/>
                <w:szCs w:val="28"/>
              </w:rPr>
            </w:rPrChange>
          </w:rPr>
          <w:t>运行</w:t>
        </w:r>
      </w:ins>
      <w:r>
        <w:rPr>
          <w:rFonts w:ascii="仿宋" w:eastAsia="仿宋" w:hAnsi="仿宋" w:cs="仿宋" w:hint="eastAsia"/>
          <w:sz w:val="32"/>
          <w:szCs w:val="32"/>
          <w:rPrChange w:id="1515" w:author="ASUS" w:date="2022-01-09T23:32:00Z">
            <w:rPr>
              <w:rFonts w:hint="eastAsia"/>
              <w:sz w:val="28"/>
              <w:szCs w:val="28"/>
            </w:rPr>
          </w:rPrChange>
        </w:rPr>
        <w:t>缓慢，元气</w:t>
      </w:r>
      <w:ins w:id="1516" w:author="KOU IVY" w:date="2022-01-07T23:29:00Z">
        <w:r>
          <w:rPr>
            <w:rFonts w:ascii="仿宋" w:eastAsia="仿宋" w:hAnsi="仿宋" w:cs="仿宋" w:hint="eastAsia"/>
            <w:sz w:val="32"/>
            <w:szCs w:val="32"/>
            <w:rPrChange w:id="1517" w:author="ASUS" w:date="2022-01-09T23:32:00Z">
              <w:rPr>
                <w:rFonts w:hint="eastAsia"/>
                <w:sz w:val="28"/>
                <w:szCs w:val="28"/>
              </w:rPr>
            </w:rPrChange>
          </w:rPr>
          <w:t>就</w:t>
        </w:r>
      </w:ins>
      <w:r>
        <w:rPr>
          <w:rFonts w:ascii="仿宋" w:eastAsia="仿宋" w:hAnsi="仿宋" w:cs="仿宋" w:hint="eastAsia"/>
          <w:sz w:val="32"/>
          <w:szCs w:val="32"/>
          <w:rPrChange w:id="1518" w:author="ASUS" w:date="2022-01-09T23:32:00Z">
            <w:rPr>
              <w:rFonts w:hint="eastAsia"/>
              <w:sz w:val="28"/>
              <w:szCs w:val="28"/>
            </w:rPr>
          </w:rPrChange>
        </w:rPr>
        <w:t>过来攻</w:t>
      </w:r>
      <w:ins w:id="1519" w:author="KOU IVY" w:date="2022-01-07T23:29:00Z">
        <w:r>
          <w:rPr>
            <w:rFonts w:ascii="仿宋" w:eastAsia="仿宋" w:hAnsi="仿宋" w:cs="仿宋" w:hint="eastAsia"/>
            <w:sz w:val="32"/>
            <w:szCs w:val="32"/>
            <w:rPrChange w:id="1520" w:author="ASUS" w:date="2022-01-09T23:32:00Z">
              <w:rPr>
                <w:rFonts w:hint="eastAsia"/>
                <w:sz w:val="28"/>
                <w:szCs w:val="28"/>
              </w:rPr>
            </w:rPrChange>
          </w:rPr>
          <w:t>。中医讲</w:t>
        </w:r>
      </w:ins>
      <w:ins w:id="1521" w:author="KOU IVY" w:date="2022-01-07T23:30:00Z">
        <w:r>
          <w:rPr>
            <w:rFonts w:ascii="仿宋" w:eastAsia="仿宋" w:hAnsi="仿宋" w:cs="仿宋" w:hint="eastAsia"/>
            <w:sz w:val="32"/>
            <w:szCs w:val="32"/>
            <w:rPrChange w:id="1522" w:author="ASUS" w:date="2022-01-09T23:32:00Z">
              <w:rPr>
                <w:rFonts w:hint="eastAsia"/>
                <w:sz w:val="28"/>
                <w:szCs w:val="28"/>
              </w:rPr>
            </w:rPrChange>
          </w:rPr>
          <w:t>燥湿化痰</w:t>
        </w:r>
      </w:ins>
      <w:del w:id="1523" w:author="KOU IVY" w:date="2022-01-07T23:30:00Z">
        <w:r>
          <w:rPr>
            <w:rFonts w:ascii="仿宋" w:eastAsia="仿宋" w:hAnsi="仿宋" w:cs="仿宋" w:hint="eastAsia"/>
            <w:sz w:val="32"/>
            <w:szCs w:val="32"/>
            <w:rPrChange w:id="152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（</w:delText>
        </w:r>
      </w:del>
      <w:ins w:id="1525" w:author="KOU IVY" w:date="2022-01-07T23:31:00Z">
        <w:r>
          <w:rPr>
            <w:rFonts w:ascii="仿宋" w:eastAsia="仿宋" w:hAnsi="仿宋" w:cs="仿宋" w:hint="eastAsia"/>
            <w:sz w:val="32"/>
            <w:szCs w:val="32"/>
            <w:rPrChange w:id="1526" w:author="ASUS" w:date="2022-01-09T23:32:00Z">
              <w:rPr>
                <w:rFonts w:hint="eastAsia"/>
                <w:sz w:val="28"/>
                <w:szCs w:val="28"/>
              </w:rPr>
            </w:rPrChange>
          </w:rPr>
          <w:t>很粗糙，</w:t>
        </w:r>
      </w:ins>
      <w:del w:id="1527" w:author="KOU IVY" w:date="2022-01-07T23:31:00Z">
        <w:r>
          <w:rPr>
            <w:rFonts w:ascii="仿宋" w:eastAsia="仿宋" w:hAnsi="仿宋" w:cs="仿宋" w:hint="eastAsia"/>
            <w:sz w:val="32"/>
            <w:szCs w:val="32"/>
            <w:rPrChange w:id="152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湿</w:delText>
        </w:r>
      </w:del>
      <w:r>
        <w:rPr>
          <w:rFonts w:ascii="仿宋" w:eastAsia="仿宋" w:hAnsi="仿宋" w:cs="仿宋" w:hint="eastAsia"/>
          <w:sz w:val="32"/>
          <w:szCs w:val="32"/>
          <w:rPrChange w:id="1529" w:author="ASUS" w:date="2022-01-09T23:32:00Z">
            <w:rPr>
              <w:rFonts w:hint="eastAsia"/>
              <w:sz w:val="28"/>
              <w:szCs w:val="28"/>
            </w:rPr>
          </w:rPrChange>
        </w:rPr>
        <w:t>为什么要燥</w:t>
      </w:r>
      <w:ins w:id="1530" w:author="KOU IVY" w:date="2022-01-07T23:31:00Z">
        <w:r>
          <w:rPr>
            <w:rFonts w:ascii="仿宋" w:eastAsia="仿宋" w:hAnsi="仿宋" w:cs="仿宋" w:hint="eastAsia"/>
            <w:sz w:val="32"/>
            <w:szCs w:val="32"/>
            <w:rPrChange w:id="1531" w:author="ASUS" w:date="2022-01-09T23:32:00Z">
              <w:rPr>
                <w:rFonts w:hint="eastAsia"/>
                <w:sz w:val="28"/>
                <w:szCs w:val="28"/>
              </w:rPr>
            </w:rPrChange>
          </w:rPr>
          <w:t>湿</w:t>
        </w:r>
      </w:ins>
      <w:r>
        <w:rPr>
          <w:rFonts w:ascii="仿宋" w:eastAsia="仿宋" w:hAnsi="仿宋" w:cs="仿宋" w:hint="eastAsia"/>
          <w:sz w:val="32"/>
          <w:szCs w:val="32"/>
          <w:rPrChange w:id="1532" w:author="ASUS" w:date="2022-01-09T23:32:00Z">
            <w:rPr>
              <w:rFonts w:hint="eastAsia"/>
              <w:sz w:val="28"/>
              <w:szCs w:val="28"/>
            </w:rPr>
          </w:rPrChange>
        </w:rPr>
        <w:t>呢？</w:t>
      </w:r>
      <w:del w:id="1533" w:author="KOU IVY" w:date="2022-01-07T23:30:00Z">
        <w:r>
          <w:rPr>
            <w:rFonts w:ascii="仿宋" w:eastAsia="仿宋" w:hAnsi="仿宋" w:cs="仿宋" w:hint="eastAsia"/>
            <w:sz w:val="32"/>
            <w:szCs w:val="32"/>
            <w:rPrChange w:id="153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）</w:delText>
        </w:r>
      </w:del>
      <w:r>
        <w:rPr>
          <w:rFonts w:ascii="仿宋" w:eastAsia="仿宋" w:hAnsi="仿宋" w:cs="仿宋" w:hint="eastAsia"/>
          <w:sz w:val="32"/>
          <w:szCs w:val="32"/>
          <w:rPrChange w:id="1535" w:author="ASUS" w:date="2022-01-09T23:32:00Z">
            <w:rPr>
              <w:rFonts w:hint="eastAsia"/>
              <w:sz w:val="28"/>
              <w:szCs w:val="28"/>
            </w:rPr>
          </w:rPrChange>
        </w:rPr>
        <w:t>燥湿离不开阳，中焦阳明，</w:t>
      </w:r>
      <w:ins w:id="1536" w:author="KOU IVY" w:date="2022-01-07T23:30:00Z">
        <w:r>
          <w:rPr>
            <w:rFonts w:ascii="仿宋" w:eastAsia="仿宋" w:hAnsi="仿宋" w:cs="仿宋" w:hint="eastAsia"/>
            <w:sz w:val="32"/>
            <w:szCs w:val="32"/>
            <w:rPrChange w:id="1537" w:author="ASUS" w:date="2022-01-09T23:32:00Z">
              <w:rPr>
                <w:rFonts w:hint="eastAsia"/>
                <w:sz w:val="28"/>
                <w:szCs w:val="28"/>
              </w:rPr>
            </w:rPrChange>
          </w:rPr>
          <w:t>而</w:t>
        </w:r>
      </w:ins>
      <w:del w:id="1538" w:author="KOU IVY" w:date="2022-01-07T23:30:00Z">
        <w:r>
          <w:rPr>
            <w:rFonts w:ascii="仿宋" w:eastAsia="仿宋" w:hAnsi="仿宋" w:cs="仿宋" w:hint="eastAsia"/>
            <w:sz w:val="32"/>
            <w:szCs w:val="32"/>
            <w:rPrChange w:id="153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我们</w:delText>
        </w:r>
      </w:del>
      <w:r>
        <w:rPr>
          <w:rFonts w:ascii="仿宋" w:eastAsia="仿宋" w:hAnsi="仿宋" w:cs="仿宋" w:hint="eastAsia"/>
          <w:sz w:val="32"/>
          <w:szCs w:val="32"/>
          <w:rPrChange w:id="1540" w:author="ASUS" w:date="2022-01-09T23:32:00Z">
            <w:rPr>
              <w:rFonts w:hint="eastAsia"/>
              <w:sz w:val="28"/>
              <w:szCs w:val="28"/>
            </w:rPr>
          </w:rPrChange>
        </w:rPr>
        <w:t>肺属太阴</w:t>
      </w:r>
      <w:ins w:id="1541" w:author="KOU IVY" w:date="2022-01-07T23:31:00Z">
        <w:r>
          <w:rPr>
            <w:rFonts w:ascii="仿宋" w:eastAsia="仿宋" w:hAnsi="仿宋" w:cs="仿宋" w:hint="eastAsia"/>
            <w:sz w:val="32"/>
            <w:szCs w:val="32"/>
            <w:rPrChange w:id="1542" w:author="ASUS" w:date="2022-01-09T23:32:00Z">
              <w:rPr>
                <w:rFonts w:hint="eastAsia"/>
                <w:sz w:val="28"/>
                <w:szCs w:val="28"/>
              </w:rPr>
            </w:rPrChange>
          </w:rPr>
          <w:t>，太阴阳明相表里</w:t>
        </w:r>
      </w:ins>
      <w:r>
        <w:rPr>
          <w:rFonts w:ascii="仿宋" w:eastAsia="仿宋" w:hAnsi="仿宋" w:cs="仿宋" w:hint="eastAsia"/>
          <w:sz w:val="32"/>
          <w:szCs w:val="32"/>
          <w:rPrChange w:id="1543" w:author="ASUS" w:date="2022-01-09T23:32:00Z">
            <w:rPr>
              <w:rFonts w:hint="eastAsia"/>
              <w:sz w:val="28"/>
              <w:szCs w:val="28"/>
            </w:rPr>
          </w:rPrChange>
        </w:rPr>
        <w:t>。</w:t>
      </w:r>
      <w:ins w:id="1544" w:author="KOU IVY" w:date="2022-01-07T23:31:00Z">
        <w:r>
          <w:rPr>
            <w:rFonts w:ascii="仿宋" w:eastAsia="仿宋" w:hAnsi="仿宋" w:cs="仿宋" w:hint="eastAsia"/>
            <w:sz w:val="32"/>
            <w:szCs w:val="32"/>
            <w:rPrChange w:id="1545" w:author="ASUS" w:date="2022-01-09T23:32:00Z">
              <w:rPr>
                <w:rFonts w:hint="eastAsia"/>
                <w:sz w:val="28"/>
                <w:szCs w:val="28"/>
              </w:rPr>
            </w:rPrChange>
          </w:rPr>
          <w:t>那</w:t>
        </w:r>
      </w:ins>
    </w:p>
    <w:p w:rsidR="006B1471" w:rsidRPr="006B1471" w:rsidRDefault="00470CBE" w:rsidP="006B1471">
      <w:pPr>
        <w:ind w:firstLineChars="200" w:firstLine="640"/>
        <w:rPr>
          <w:rFonts w:ascii="仿宋" w:eastAsia="仿宋" w:hAnsi="仿宋" w:cs="仿宋"/>
          <w:sz w:val="32"/>
          <w:szCs w:val="32"/>
          <w:rPrChange w:id="1546" w:author="ASUS" w:date="2022-01-09T23:32:00Z">
            <w:rPr>
              <w:sz w:val="28"/>
              <w:szCs w:val="28"/>
            </w:rPr>
          </w:rPrChange>
        </w:rPr>
        <w:pPrChange w:id="1547" w:author="KOU IVY" w:date="2022-01-07T23:31:00Z">
          <w:pPr/>
        </w:pPrChange>
      </w:pPr>
      <w:del w:id="1548" w:author="KOU IVY" w:date="2022-01-07T23:31:00Z">
        <w:r>
          <w:rPr>
            <w:rFonts w:ascii="仿宋" w:eastAsia="仿宋" w:hAnsi="仿宋" w:cs="仿宋" w:hint="eastAsia"/>
            <w:sz w:val="32"/>
            <w:szCs w:val="32"/>
            <w:rPrChange w:id="154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老师：你们理解一下</w:delText>
        </w:r>
      </w:del>
      <w:r>
        <w:rPr>
          <w:rFonts w:ascii="仿宋" w:eastAsia="仿宋" w:hAnsi="仿宋" w:cs="仿宋" w:hint="eastAsia"/>
          <w:sz w:val="32"/>
          <w:szCs w:val="32"/>
          <w:rPrChange w:id="1550" w:author="ASUS" w:date="2022-01-09T23:32:00Z">
            <w:rPr>
              <w:rFonts w:hint="eastAsia"/>
              <w:sz w:val="28"/>
              <w:szCs w:val="28"/>
            </w:rPr>
          </w:rPrChange>
        </w:rPr>
        <w:t>半夏怎么治痰？</w:t>
      </w:r>
    </w:p>
    <w:p w:rsidR="006B1471" w:rsidRPr="006B1471" w:rsidRDefault="00470CBE">
      <w:pPr>
        <w:rPr>
          <w:rFonts w:ascii="仿宋" w:eastAsia="仿宋" w:hAnsi="仿宋" w:cs="仿宋"/>
          <w:sz w:val="32"/>
          <w:szCs w:val="32"/>
          <w:rPrChange w:id="1551" w:author="ASUS" w:date="2022-01-09T23:32:00Z">
            <w:rPr>
              <w:sz w:val="28"/>
              <w:szCs w:val="28"/>
            </w:rPr>
          </w:rPrChange>
        </w:rPr>
      </w:pPr>
      <w:r>
        <w:rPr>
          <w:rFonts w:ascii="仿宋" w:eastAsia="仿宋" w:hAnsi="仿宋" w:cs="仿宋" w:hint="eastAsia"/>
          <w:sz w:val="32"/>
          <w:szCs w:val="32"/>
          <w:rPrChange w:id="1552" w:author="ASUS" w:date="2022-01-09T23:32:00Z">
            <w:rPr>
              <w:rFonts w:hint="eastAsia"/>
              <w:sz w:val="28"/>
              <w:szCs w:val="28"/>
            </w:rPr>
          </w:rPrChange>
        </w:rPr>
        <w:t>学生：半夏辛温，色白，入肺。</w:t>
      </w:r>
    </w:p>
    <w:p w:rsidR="006B1471" w:rsidRPr="006B1471" w:rsidRDefault="00470CBE">
      <w:pPr>
        <w:rPr>
          <w:rFonts w:ascii="仿宋" w:eastAsia="仿宋" w:hAnsi="仿宋" w:cs="仿宋"/>
          <w:sz w:val="32"/>
          <w:szCs w:val="32"/>
          <w:rPrChange w:id="1553" w:author="ASUS" w:date="2022-01-09T23:32:00Z">
            <w:rPr>
              <w:sz w:val="28"/>
              <w:szCs w:val="28"/>
            </w:rPr>
          </w:rPrChange>
        </w:rPr>
      </w:pPr>
      <w:r>
        <w:rPr>
          <w:rFonts w:ascii="仿宋" w:eastAsia="仿宋" w:hAnsi="仿宋" w:cs="仿宋" w:hint="eastAsia"/>
          <w:sz w:val="32"/>
          <w:szCs w:val="32"/>
          <w:rPrChange w:id="1554" w:author="ASUS" w:date="2022-01-09T23:32:00Z">
            <w:rPr>
              <w:rFonts w:hint="eastAsia"/>
              <w:sz w:val="28"/>
              <w:szCs w:val="28"/>
            </w:rPr>
          </w:rPrChange>
        </w:rPr>
        <w:t>老师：辛温药多得很</w:t>
      </w:r>
      <w:del w:id="1555" w:author="KOU IVY" w:date="2022-01-07T23:32:00Z">
        <w:r>
          <w:rPr>
            <w:rFonts w:ascii="仿宋" w:eastAsia="仿宋" w:hAnsi="仿宋" w:cs="仿宋" w:hint="eastAsia"/>
            <w:sz w:val="32"/>
            <w:szCs w:val="32"/>
            <w:rPrChange w:id="155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（</w:delText>
        </w:r>
      </w:del>
      <w:ins w:id="1557" w:author="KOU IVY" w:date="2022-01-07T23:32:00Z">
        <w:r>
          <w:rPr>
            <w:rFonts w:ascii="仿宋" w:eastAsia="仿宋" w:hAnsi="仿宋" w:cs="仿宋" w:hint="eastAsia"/>
            <w:sz w:val="32"/>
            <w:szCs w:val="32"/>
            <w:rPrChange w:id="1558" w:author="ASUS" w:date="2022-01-09T23:32:00Z">
              <w:rPr>
                <w:rFonts w:hint="eastAsia"/>
                <w:sz w:val="28"/>
                <w:szCs w:val="28"/>
              </w:rPr>
            </w:rPrChange>
          </w:rPr>
          <w:t>，</w:t>
        </w:r>
      </w:ins>
      <w:r>
        <w:rPr>
          <w:rFonts w:ascii="仿宋" w:eastAsia="仿宋" w:hAnsi="仿宋" w:cs="仿宋" w:hint="eastAsia"/>
          <w:sz w:val="32"/>
          <w:szCs w:val="32"/>
          <w:rPrChange w:id="1559" w:author="ASUS" w:date="2022-01-09T23:32:00Z">
            <w:rPr>
              <w:rFonts w:hint="eastAsia"/>
              <w:sz w:val="28"/>
              <w:szCs w:val="28"/>
            </w:rPr>
          </w:rPrChange>
        </w:rPr>
        <w:t>桂枝也辛温</w:t>
      </w:r>
      <w:ins w:id="1560" w:author="KOU IVY" w:date="2022-01-07T23:32:00Z">
        <w:r>
          <w:rPr>
            <w:rFonts w:ascii="仿宋" w:eastAsia="仿宋" w:hAnsi="仿宋" w:cs="仿宋" w:hint="eastAsia"/>
            <w:sz w:val="32"/>
            <w:szCs w:val="32"/>
            <w:rPrChange w:id="1561" w:author="ASUS" w:date="2022-01-09T23:32:00Z">
              <w:rPr>
                <w:rFonts w:hint="eastAsia"/>
                <w:sz w:val="28"/>
                <w:szCs w:val="28"/>
              </w:rPr>
            </w:rPrChange>
          </w:rPr>
          <w:t>，</w:t>
        </w:r>
      </w:ins>
      <w:r>
        <w:rPr>
          <w:rFonts w:ascii="仿宋" w:eastAsia="仿宋" w:hAnsi="仿宋" w:cs="仿宋" w:hint="eastAsia"/>
          <w:sz w:val="32"/>
          <w:szCs w:val="32"/>
          <w:rPrChange w:id="1562" w:author="ASUS" w:date="2022-01-09T23:32:00Z">
            <w:rPr>
              <w:rFonts w:hint="eastAsia"/>
              <w:sz w:val="28"/>
              <w:szCs w:val="28"/>
            </w:rPr>
          </w:rPrChange>
        </w:rPr>
        <w:t>为什么选半夏</w:t>
      </w:r>
      <w:del w:id="1563" w:author="KOU IVY" w:date="2022-01-07T23:32:00Z">
        <w:r>
          <w:rPr>
            <w:rFonts w:ascii="仿宋" w:eastAsia="仿宋" w:hAnsi="仿宋" w:cs="仿宋" w:hint="eastAsia"/>
            <w:sz w:val="32"/>
            <w:szCs w:val="32"/>
            <w:rPrChange w:id="156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）</w:delText>
        </w:r>
      </w:del>
      <w:ins w:id="1565" w:author="KOU IVY" w:date="2022-01-07T23:32:00Z">
        <w:r>
          <w:rPr>
            <w:rFonts w:ascii="仿宋" w:eastAsia="仿宋" w:hAnsi="仿宋" w:cs="仿宋" w:hint="eastAsia"/>
            <w:sz w:val="32"/>
            <w:szCs w:val="32"/>
            <w:rPrChange w:id="1566" w:author="ASUS" w:date="2022-01-09T23:32:00Z">
              <w:rPr>
                <w:rFonts w:hint="eastAsia"/>
                <w:sz w:val="28"/>
                <w:szCs w:val="28"/>
              </w:rPr>
            </w:rPrChange>
          </w:rPr>
          <w:t>。要</w:t>
        </w:r>
      </w:ins>
      <w:r>
        <w:rPr>
          <w:rFonts w:ascii="仿宋" w:eastAsia="仿宋" w:hAnsi="仿宋" w:cs="仿宋" w:hint="eastAsia"/>
          <w:sz w:val="32"/>
          <w:szCs w:val="32"/>
          <w:rPrChange w:id="1567" w:author="ASUS" w:date="2022-01-09T23:32:00Z">
            <w:rPr>
              <w:rFonts w:hint="eastAsia"/>
              <w:sz w:val="28"/>
              <w:szCs w:val="28"/>
            </w:rPr>
          </w:rPrChange>
        </w:rPr>
        <w:t>把</w:t>
      </w:r>
      <w:del w:id="1568" w:author="KOU IVY" w:date="2022-01-07T23:32:00Z">
        <w:r>
          <w:rPr>
            <w:rFonts w:ascii="仿宋" w:eastAsia="仿宋" w:hAnsi="仿宋" w:cs="仿宋" w:hint="eastAsia"/>
            <w:sz w:val="32"/>
            <w:szCs w:val="32"/>
            <w:rPrChange w:id="156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你们</w:delText>
        </w:r>
      </w:del>
      <w:r>
        <w:rPr>
          <w:rFonts w:ascii="仿宋" w:eastAsia="仿宋" w:hAnsi="仿宋" w:cs="仿宋" w:hint="eastAsia"/>
          <w:sz w:val="32"/>
          <w:szCs w:val="32"/>
          <w:rPrChange w:id="1570" w:author="ASUS" w:date="2022-01-09T23:32:00Z">
            <w:rPr>
              <w:rFonts w:hint="eastAsia"/>
              <w:sz w:val="28"/>
              <w:szCs w:val="28"/>
            </w:rPr>
          </w:rPrChange>
        </w:rPr>
        <w:t>药的象思维发挥出来，半夏有什么特点？</w:t>
      </w:r>
      <w:del w:id="1571" w:author="KOU IVY" w:date="2022-01-07T23:32:00Z">
        <w:r>
          <w:rPr>
            <w:rFonts w:ascii="仿宋" w:eastAsia="仿宋" w:hAnsi="仿宋" w:cs="仿宋" w:hint="eastAsia"/>
            <w:b/>
            <w:bCs/>
            <w:sz w:val="32"/>
            <w:szCs w:val="32"/>
            <w:rPrChange w:id="1572" w:author="ASUS" w:date="2022-01-09T23:32:00Z">
              <w:rPr>
                <w:rFonts w:hint="eastAsia"/>
                <w:b/>
                <w:bCs/>
                <w:sz w:val="28"/>
                <w:szCs w:val="28"/>
              </w:rPr>
            </w:rPrChange>
          </w:rPr>
          <w:delText>颜色（白色），记住</w:delText>
        </w:r>
      </w:del>
      <w:r>
        <w:rPr>
          <w:rFonts w:ascii="仿宋" w:eastAsia="仿宋" w:hAnsi="仿宋" w:cs="仿宋" w:hint="eastAsia"/>
          <w:b/>
          <w:bCs/>
          <w:sz w:val="32"/>
          <w:szCs w:val="32"/>
          <w:rPrChange w:id="1573" w:author="ASUS" w:date="2022-01-09T23:32:00Z">
            <w:rPr>
              <w:rFonts w:hint="eastAsia"/>
              <w:b/>
              <w:bCs/>
              <w:sz w:val="28"/>
              <w:szCs w:val="28"/>
            </w:rPr>
          </w:rPrChange>
        </w:rPr>
        <w:t>颜色，气味，脉象，三维一体。</w:t>
      </w:r>
      <w:del w:id="1574" w:author="KOU IVY" w:date="2022-01-07T23:32:00Z">
        <w:r>
          <w:rPr>
            <w:rFonts w:ascii="仿宋" w:eastAsia="仿宋" w:hAnsi="仿宋" w:cs="仿宋" w:hint="eastAsia"/>
            <w:sz w:val="32"/>
            <w:szCs w:val="32"/>
            <w:rPrChange w:id="157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记住答</w:delText>
        </w:r>
      </w:del>
      <w:r>
        <w:rPr>
          <w:rFonts w:ascii="仿宋" w:eastAsia="仿宋" w:hAnsi="仿宋" w:cs="仿宋" w:hint="eastAsia"/>
          <w:sz w:val="32"/>
          <w:szCs w:val="32"/>
          <w:rPrChange w:id="1576" w:author="ASUS" w:date="2022-01-09T23:32:00Z">
            <w:rPr>
              <w:rFonts w:hint="eastAsia"/>
              <w:sz w:val="28"/>
              <w:szCs w:val="28"/>
            </w:rPr>
          </w:rPrChange>
        </w:rPr>
        <w:t>中医要这样答，</w:t>
      </w:r>
      <w:del w:id="1577" w:author="KOU IVY" w:date="2022-01-07T23:33:00Z">
        <w:r>
          <w:rPr>
            <w:rFonts w:ascii="仿宋" w:eastAsia="仿宋" w:hAnsi="仿宋" w:cs="仿宋" w:hint="eastAsia"/>
            <w:sz w:val="32"/>
            <w:szCs w:val="32"/>
            <w:rPrChange w:id="157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你们</w:delText>
        </w:r>
      </w:del>
      <w:ins w:id="1579" w:author="KOU IVY" w:date="2022-01-07T23:33:00Z">
        <w:r>
          <w:rPr>
            <w:rFonts w:ascii="仿宋" w:eastAsia="仿宋" w:hAnsi="仿宋" w:cs="仿宋" w:hint="eastAsia"/>
            <w:sz w:val="32"/>
            <w:szCs w:val="32"/>
            <w:rPrChange w:id="1580" w:author="ASUS" w:date="2022-01-09T23:32:00Z">
              <w:rPr>
                <w:rFonts w:hint="eastAsia"/>
                <w:sz w:val="28"/>
                <w:szCs w:val="28"/>
              </w:rPr>
            </w:rPrChange>
          </w:rPr>
          <w:t>不是</w:t>
        </w:r>
      </w:ins>
      <w:r>
        <w:rPr>
          <w:rFonts w:ascii="仿宋" w:eastAsia="仿宋" w:hAnsi="仿宋" w:cs="仿宋" w:hint="eastAsia"/>
          <w:sz w:val="32"/>
          <w:szCs w:val="32"/>
          <w:rPrChange w:id="1581" w:author="ASUS" w:date="2022-01-09T23:32:00Z">
            <w:rPr>
              <w:rFonts w:hint="eastAsia"/>
              <w:sz w:val="28"/>
              <w:szCs w:val="28"/>
            </w:rPr>
          </w:rPrChange>
        </w:rPr>
        <w:t>一句燥湿化痰就</w:t>
      </w:r>
      <w:del w:id="1582" w:author="KOU IVY" w:date="2022-01-07T23:33:00Z">
        <w:r>
          <w:rPr>
            <w:rFonts w:ascii="仿宋" w:eastAsia="仿宋" w:hAnsi="仿宋" w:cs="仿宋" w:hint="eastAsia"/>
            <w:sz w:val="32"/>
            <w:szCs w:val="32"/>
            <w:rPrChange w:id="158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没有了</w:delText>
        </w:r>
      </w:del>
      <w:ins w:id="1584" w:author="KOU IVY" w:date="2022-01-07T23:33:00Z">
        <w:r>
          <w:rPr>
            <w:rFonts w:ascii="仿宋" w:eastAsia="仿宋" w:hAnsi="仿宋" w:cs="仿宋" w:hint="eastAsia"/>
            <w:sz w:val="32"/>
            <w:szCs w:val="32"/>
            <w:rPrChange w:id="1585" w:author="ASUS" w:date="2022-01-09T23:32:00Z">
              <w:rPr>
                <w:rFonts w:hint="eastAsia"/>
                <w:sz w:val="28"/>
                <w:szCs w:val="28"/>
              </w:rPr>
            </w:rPrChange>
          </w:rPr>
          <w:t>结束了</w:t>
        </w:r>
      </w:ins>
      <w:r>
        <w:rPr>
          <w:rFonts w:ascii="仿宋" w:eastAsia="仿宋" w:hAnsi="仿宋" w:cs="仿宋" w:hint="eastAsia"/>
          <w:sz w:val="32"/>
          <w:szCs w:val="32"/>
          <w:rPrChange w:id="1586" w:author="ASUS" w:date="2022-01-09T23:32:00Z">
            <w:rPr>
              <w:rFonts w:hint="eastAsia"/>
              <w:sz w:val="28"/>
              <w:szCs w:val="28"/>
            </w:rPr>
          </w:rPrChange>
        </w:rPr>
        <w:t>。</w:t>
      </w:r>
    </w:p>
    <w:p w:rsidR="006B1471" w:rsidRPr="006B1471" w:rsidRDefault="00470CBE">
      <w:pPr>
        <w:rPr>
          <w:rFonts w:ascii="仿宋" w:eastAsia="仿宋" w:hAnsi="仿宋" w:cs="仿宋"/>
          <w:sz w:val="32"/>
          <w:szCs w:val="32"/>
          <w:rPrChange w:id="1587" w:author="ASUS" w:date="2022-01-09T23:32:00Z">
            <w:rPr>
              <w:sz w:val="28"/>
              <w:szCs w:val="28"/>
            </w:rPr>
          </w:rPrChange>
        </w:rPr>
      </w:pPr>
      <w:r>
        <w:rPr>
          <w:rFonts w:ascii="仿宋" w:eastAsia="仿宋" w:hAnsi="仿宋" w:cs="仿宋" w:hint="eastAsia"/>
          <w:sz w:val="32"/>
          <w:szCs w:val="32"/>
          <w:rPrChange w:id="1588" w:author="ASUS" w:date="2022-01-09T23:32:00Z">
            <w:rPr>
              <w:rFonts w:hint="eastAsia"/>
              <w:sz w:val="28"/>
              <w:szCs w:val="28"/>
            </w:rPr>
          </w:rPrChange>
        </w:rPr>
        <w:t>老师：</w:t>
      </w:r>
      <w:r>
        <w:rPr>
          <w:rFonts w:ascii="仿宋" w:eastAsia="仿宋" w:hAnsi="仿宋" w:cs="仿宋" w:hint="eastAsia"/>
          <w:sz w:val="32"/>
          <w:szCs w:val="32"/>
          <w:rPrChange w:id="1589" w:author="ASUS" w:date="2022-01-09T23:32:00Z">
            <w:rPr>
              <w:rFonts w:hint="eastAsia"/>
              <w:sz w:val="28"/>
              <w:szCs w:val="28"/>
            </w:rPr>
          </w:rPrChange>
        </w:rPr>
        <w:t>1.</w:t>
      </w:r>
      <w:r>
        <w:rPr>
          <w:rFonts w:ascii="仿宋" w:eastAsia="仿宋" w:hAnsi="仿宋" w:cs="仿宋" w:hint="eastAsia"/>
          <w:sz w:val="32"/>
          <w:szCs w:val="32"/>
          <w:rPrChange w:id="1590" w:author="ASUS" w:date="2022-01-09T23:32:00Z">
            <w:rPr>
              <w:rFonts w:hint="eastAsia"/>
              <w:sz w:val="28"/>
              <w:szCs w:val="28"/>
            </w:rPr>
          </w:rPrChange>
        </w:rPr>
        <w:t>颜色白</w:t>
      </w:r>
      <w:del w:id="1591" w:author="KOU IVY" w:date="2022-01-07T23:33:00Z">
        <w:r>
          <w:rPr>
            <w:rFonts w:ascii="仿宋" w:eastAsia="仿宋" w:hAnsi="仿宋" w:cs="仿宋" w:hint="eastAsia"/>
            <w:sz w:val="32"/>
            <w:szCs w:val="32"/>
            <w:rPrChange w:id="159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（</w:delText>
        </w:r>
      </w:del>
      <w:ins w:id="1593" w:author="KOU IVY" w:date="2022-01-07T23:33:00Z">
        <w:r>
          <w:rPr>
            <w:rFonts w:ascii="仿宋" w:eastAsia="仿宋" w:hAnsi="仿宋" w:cs="仿宋" w:hint="eastAsia"/>
            <w:sz w:val="32"/>
            <w:szCs w:val="32"/>
            <w:rPrChange w:id="1594" w:author="ASUS" w:date="2022-01-09T23:32:00Z">
              <w:rPr>
                <w:rFonts w:hint="eastAsia"/>
                <w:sz w:val="28"/>
                <w:szCs w:val="28"/>
              </w:rPr>
            </w:rPrChange>
          </w:rPr>
          <w:t>，属</w:t>
        </w:r>
      </w:ins>
      <w:r>
        <w:rPr>
          <w:rFonts w:ascii="仿宋" w:eastAsia="仿宋" w:hAnsi="仿宋" w:cs="仿宋" w:hint="eastAsia"/>
          <w:sz w:val="32"/>
          <w:szCs w:val="32"/>
          <w:rPrChange w:id="1595" w:author="ASUS" w:date="2022-01-09T23:32:00Z">
            <w:rPr>
              <w:rFonts w:hint="eastAsia"/>
              <w:sz w:val="28"/>
              <w:szCs w:val="28"/>
            </w:rPr>
          </w:rPrChange>
        </w:rPr>
        <w:t>西方</w:t>
      </w:r>
      <w:del w:id="1596" w:author="KOU IVY" w:date="2022-01-07T23:33:00Z">
        <w:r>
          <w:rPr>
            <w:rFonts w:ascii="仿宋" w:eastAsia="仿宋" w:hAnsi="仿宋" w:cs="仿宋" w:hint="eastAsia"/>
            <w:sz w:val="32"/>
            <w:szCs w:val="32"/>
            <w:rPrChange w:id="159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）</w:delText>
        </w:r>
      </w:del>
      <w:ins w:id="1598" w:author="KOU IVY" w:date="2022-01-07T23:33:00Z">
        <w:r>
          <w:rPr>
            <w:rFonts w:ascii="仿宋" w:eastAsia="仿宋" w:hAnsi="仿宋" w:cs="仿宋" w:hint="eastAsia"/>
            <w:sz w:val="32"/>
            <w:szCs w:val="32"/>
            <w:rPrChange w:id="1599" w:author="ASUS" w:date="2022-01-09T23:32:00Z">
              <w:rPr>
                <w:rFonts w:hint="eastAsia"/>
                <w:sz w:val="28"/>
                <w:szCs w:val="28"/>
              </w:rPr>
            </w:rPrChange>
          </w:rPr>
          <w:t>；</w:t>
        </w:r>
      </w:ins>
      <w:r>
        <w:rPr>
          <w:rFonts w:ascii="仿宋" w:eastAsia="仿宋" w:hAnsi="仿宋" w:cs="仿宋" w:hint="eastAsia"/>
          <w:sz w:val="32"/>
          <w:szCs w:val="32"/>
          <w:rPrChange w:id="1600" w:author="ASUS" w:date="2022-01-09T23:32:00Z">
            <w:rPr>
              <w:rFonts w:hint="eastAsia"/>
              <w:sz w:val="28"/>
              <w:szCs w:val="28"/>
            </w:rPr>
          </w:rPrChange>
        </w:rPr>
        <w:t>2.</w:t>
      </w:r>
      <w:r>
        <w:rPr>
          <w:rFonts w:ascii="仿宋" w:eastAsia="仿宋" w:hAnsi="仿宋" w:cs="仿宋" w:hint="eastAsia"/>
          <w:sz w:val="32"/>
          <w:szCs w:val="32"/>
          <w:rPrChange w:id="1601" w:author="ASUS" w:date="2022-01-09T23:32:00Z">
            <w:rPr>
              <w:rFonts w:hint="eastAsia"/>
              <w:sz w:val="28"/>
              <w:szCs w:val="28"/>
            </w:rPr>
          </w:rPrChange>
        </w:rPr>
        <w:t>味尝起来，辣辣的</w:t>
      </w:r>
      <w:del w:id="1602" w:author="KOU IVY" w:date="2022-01-07T23:33:00Z">
        <w:r>
          <w:rPr>
            <w:rFonts w:ascii="仿宋" w:eastAsia="仿宋" w:hAnsi="仿宋" w:cs="仿宋" w:hint="eastAsia"/>
            <w:sz w:val="32"/>
            <w:szCs w:val="32"/>
            <w:rPrChange w:id="160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（</w:delText>
        </w:r>
      </w:del>
      <w:ins w:id="1604" w:author="KOU IVY" w:date="2022-01-07T23:33:00Z">
        <w:r>
          <w:rPr>
            <w:rFonts w:ascii="仿宋" w:eastAsia="仿宋" w:hAnsi="仿宋" w:cs="仿宋" w:hint="eastAsia"/>
            <w:sz w:val="32"/>
            <w:szCs w:val="32"/>
            <w:rPrChange w:id="1605" w:author="ASUS" w:date="2022-01-09T23:32:00Z">
              <w:rPr>
                <w:rFonts w:hint="eastAsia"/>
                <w:sz w:val="28"/>
                <w:szCs w:val="28"/>
              </w:rPr>
            </w:rPrChange>
          </w:rPr>
          <w:t>，</w:t>
        </w:r>
      </w:ins>
      <w:r>
        <w:rPr>
          <w:rFonts w:ascii="仿宋" w:eastAsia="仿宋" w:hAnsi="仿宋" w:cs="仿宋" w:hint="eastAsia"/>
          <w:sz w:val="32"/>
          <w:szCs w:val="32"/>
          <w:rPrChange w:id="1606" w:author="ASUS" w:date="2022-01-09T23:32:00Z">
            <w:rPr>
              <w:rFonts w:hint="eastAsia"/>
              <w:sz w:val="28"/>
              <w:szCs w:val="28"/>
            </w:rPr>
          </w:rPrChange>
        </w:rPr>
        <w:t>燥性强</w:t>
      </w:r>
      <w:del w:id="1607" w:author="KOU IVY" w:date="2022-01-07T23:33:00Z">
        <w:r>
          <w:rPr>
            <w:rFonts w:ascii="仿宋" w:eastAsia="仿宋" w:hAnsi="仿宋" w:cs="仿宋" w:hint="eastAsia"/>
            <w:sz w:val="32"/>
            <w:szCs w:val="32"/>
            <w:rPrChange w:id="160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）</w:delText>
        </w:r>
      </w:del>
      <w:ins w:id="1609" w:author="KOU IVY" w:date="2022-01-07T23:33:00Z">
        <w:r>
          <w:rPr>
            <w:rFonts w:ascii="仿宋" w:eastAsia="仿宋" w:hAnsi="仿宋" w:cs="仿宋" w:hint="eastAsia"/>
            <w:sz w:val="32"/>
            <w:szCs w:val="32"/>
            <w:rPrChange w:id="1610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r>
        <w:rPr>
          <w:rFonts w:ascii="仿宋" w:eastAsia="仿宋" w:hAnsi="仿宋" w:cs="仿宋" w:hint="eastAsia"/>
          <w:sz w:val="32"/>
          <w:szCs w:val="32"/>
          <w:rPrChange w:id="1611" w:author="ASUS" w:date="2022-01-09T23:32:00Z">
            <w:rPr>
              <w:rFonts w:hint="eastAsia"/>
              <w:sz w:val="28"/>
              <w:szCs w:val="28"/>
            </w:rPr>
          </w:rPrChange>
        </w:rPr>
        <w:t>辛就是辣辣的感觉，只是程度不一样</w:t>
      </w:r>
      <w:del w:id="1612" w:author="KOU IVY" w:date="2022-01-07T23:33:00Z">
        <w:r>
          <w:rPr>
            <w:rFonts w:ascii="仿宋" w:eastAsia="仿宋" w:hAnsi="仿宋" w:cs="仿宋" w:hint="eastAsia"/>
            <w:sz w:val="32"/>
            <w:szCs w:val="32"/>
            <w:rPrChange w:id="161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而已（</w:delText>
        </w:r>
      </w:del>
      <w:ins w:id="1614" w:author="KOU IVY" w:date="2022-01-07T23:33:00Z">
        <w:r>
          <w:rPr>
            <w:rFonts w:ascii="仿宋" w:eastAsia="仿宋" w:hAnsi="仿宋" w:cs="仿宋" w:hint="eastAsia"/>
            <w:sz w:val="32"/>
            <w:szCs w:val="32"/>
            <w:rPrChange w:id="1615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r>
        <w:rPr>
          <w:rFonts w:ascii="仿宋" w:eastAsia="仿宋" w:hAnsi="仿宋" w:cs="仿宋" w:hint="eastAsia"/>
          <w:sz w:val="32"/>
          <w:szCs w:val="32"/>
          <w:rPrChange w:id="1616" w:author="ASUS" w:date="2022-01-09T23:32:00Z">
            <w:rPr>
              <w:rFonts w:hint="eastAsia"/>
              <w:sz w:val="28"/>
              <w:szCs w:val="28"/>
            </w:rPr>
          </w:rPrChange>
        </w:rPr>
        <w:t>桂枝辛温一定有辣辣的感觉，只是味道非常淡</w:t>
      </w:r>
      <w:del w:id="1617" w:author="KOU IVY" w:date="2022-01-07T23:33:00Z">
        <w:r>
          <w:rPr>
            <w:rFonts w:ascii="仿宋" w:eastAsia="仿宋" w:hAnsi="仿宋" w:cs="仿宋" w:hint="eastAsia"/>
            <w:sz w:val="32"/>
            <w:szCs w:val="32"/>
            <w:rPrChange w:id="161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），</w:delText>
        </w:r>
      </w:del>
      <w:ins w:id="1619" w:author="KOU IVY" w:date="2022-01-07T23:33:00Z">
        <w:r>
          <w:rPr>
            <w:rFonts w:ascii="仿宋" w:eastAsia="仿宋" w:hAnsi="仿宋" w:cs="仿宋" w:hint="eastAsia"/>
            <w:sz w:val="32"/>
            <w:szCs w:val="32"/>
            <w:rPrChange w:id="1620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r>
        <w:rPr>
          <w:rFonts w:ascii="仿宋" w:eastAsia="仿宋" w:hAnsi="仿宋" w:cs="仿宋" w:hint="eastAsia"/>
          <w:sz w:val="32"/>
          <w:szCs w:val="32"/>
          <w:rPrChange w:id="1621" w:author="ASUS" w:date="2022-01-09T23:32:00Z">
            <w:rPr>
              <w:rFonts w:hint="eastAsia"/>
              <w:sz w:val="28"/>
              <w:szCs w:val="28"/>
            </w:rPr>
          </w:rPrChange>
        </w:rPr>
        <w:t>辣椒是不是辛温的</w:t>
      </w:r>
      <w:del w:id="1622" w:author="KOU IVY" w:date="2022-01-07T23:34:00Z">
        <w:r>
          <w:rPr>
            <w:rFonts w:ascii="仿宋" w:eastAsia="仿宋" w:hAnsi="仿宋" w:cs="仿宋" w:hint="eastAsia"/>
            <w:sz w:val="32"/>
            <w:szCs w:val="32"/>
            <w:rPrChange w:id="162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（</w:delText>
        </w:r>
      </w:del>
      <w:ins w:id="1624" w:author="KOU IVY" w:date="2022-01-07T23:34:00Z">
        <w:r>
          <w:rPr>
            <w:rFonts w:ascii="仿宋" w:eastAsia="仿宋" w:hAnsi="仿宋" w:cs="仿宋" w:hint="eastAsia"/>
            <w:sz w:val="32"/>
            <w:szCs w:val="32"/>
            <w:rPrChange w:id="1625" w:author="ASUS" w:date="2022-01-09T23:32:00Z">
              <w:rPr>
                <w:rFonts w:hint="eastAsia"/>
                <w:sz w:val="28"/>
                <w:szCs w:val="28"/>
              </w:rPr>
            </w:rPrChange>
          </w:rPr>
          <w:t>，</w:t>
        </w:r>
      </w:ins>
      <w:r>
        <w:rPr>
          <w:rFonts w:ascii="仿宋" w:eastAsia="仿宋" w:hAnsi="仿宋" w:cs="仿宋" w:hint="eastAsia"/>
          <w:sz w:val="32"/>
          <w:szCs w:val="32"/>
          <w:rPrChange w:id="1626" w:author="ASUS" w:date="2022-01-09T23:32:00Z">
            <w:rPr>
              <w:rFonts w:hint="eastAsia"/>
              <w:sz w:val="28"/>
              <w:szCs w:val="28"/>
            </w:rPr>
          </w:rPrChange>
        </w:rPr>
        <w:t>说明辣椒燥性强</w:t>
      </w:r>
      <w:del w:id="1627" w:author="KOU IVY" w:date="2022-01-07T23:34:00Z">
        <w:r>
          <w:rPr>
            <w:rFonts w:ascii="仿宋" w:eastAsia="仿宋" w:hAnsi="仿宋" w:cs="仿宋" w:hint="eastAsia"/>
            <w:sz w:val="32"/>
            <w:szCs w:val="32"/>
            <w:rPrChange w:id="162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）</w:delText>
        </w:r>
      </w:del>
      <w:ins w:id="1629" w:author="KOU IVY" w:date="2022-01-07T23:34:00Z">
        <w:r>
          <w:rPr>
            <w:rFonts w:ascii="仿宋" w:eastAsia="仿宋" w:hAnsi="仿宋" w:cs="仿宋" w:hint="eastAsia"/>
            <w:sz w:val="32"/>
            <w:szCs w:val="32"/>
            <w:rPrChange w:id="1630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r>
        <w:rPr>
          <w:rFonts w:ascii="仿宋" w:eastAsia="仿宋" w:hAnsi="仿宋" w:cs="仿宋" w:hint="eastAsia"/>
          <w:sz w:val="32"/>
          <w:szCs w:val="32"/>
          <w:rPrChange w:id="1631" w:author="ASUS" w:date="2022-01-09T23:32:00Z">
            <w:rPr>
              <w:rFonts w:hint="eastAsia"/>
              <w:sz w:val="28"/>
              <w:szCs w:val="28"/>
            </w:rPr>
          </w:rPrChange>
        </w:rPr>
        <w:t>毕节人为什么喜欢吃辣椒？这个地方湿气非常重，它要掉更多元气才能化开湿，越热的地方吃辣椒</w:t>
      </w:r>
      <w:del w:id="1632" w:author="KOU IVY" w:date="2022-01-07T23:34:00Z">
        <w:r>
          <w:rPr>
            <w:rFonts w:ascii="仿宋" w:eastAsia="仿宋" w:hAnsi="仿宋" w:cs="仿宋" w:hint="eastAsia"/>
            <w:sz w:val="32"/>
            <w:szCs w:val="32"/>
            <w:rPrChange w:id="163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不急</w:delText>
        </w:r>
      </w:del>
      <w:ins w:id="1634" w:author="KOU IVY" w:date="2022-01-07T23:34:00Z">
        <w:r>
          <w:rPr>
            <w:rFonts w:ascii="仿宋" w:eastAsia="仿宋" w:hAnsi="仿宋" w:cs="仿宋" w:hint="eastAsia"/>
            <w:sz w:val="32"/>
            <w:szCs w:val="32"/>
            <w:rPrChange w:id="1635" w:author="ASUS" w:date="2022-01-09T23:32:00Z">
              <w:rPr>
                <w:rFonts w:hint="eastAsia"/>
                <w:sz w:val="28"/>
                <w:szCs w:val="28"/>
              </w:rPr>
            </w:rPrChange>
          </w:rPr>
          <w:t>少</w:t>
        </w:r>
      </w:ins>
      <w:r>
        <w:rPr>
          <w:rFonts w:ascii="仿宋" w:eastAsia="仿宋" w:hAnsi="仿宋" w:cs="仿宋" w:hint="eastAsia"/>
          <w:sz w:val="32"/>
          <w:szCs w:val="32"/>
          <w:rPrChange w:id="1636" w:author="ASUS" w:date="2022-01-09T23:32:00Z">
            <w:rPr>
              <w:rFonts w:hint="eastAsia"/>
              <w:sz w:val="28"/>
              <w:szCs w:val="28"/>
            </w:rPr>
          </w:rPrChange>
        </w:rPr>
        <w:t>，</w:t>
      </w:r>
      <w:del w:id="1637" w:author="KOU IVY" w:date="2022-01-07T23:34:00Z">
        <w:r>
          <w:rPr>
            <w:rFonts w:ascii="仿宋" w:eastAsia="仿宋" w:hAnsi="仿宋" w:cs="仿宋" w:hint="eastAsia"/>
            <w:sz w:val="32"/>
            <w:szCs w:val="32"/>
            <w:rPrChange w:id="163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越寒冷的地方，对不对？你们广西人吃辣椒都赶不上我们贵州人，</w:delText>
        </w:r>
      </w:del>
      <w:r>
        <w:rPr>
          <w:rFonts w:ascii="仿宋" w:eastAsia="仿宋" w:hAnsi="仿宋" w:cs="仿宋" w:hint="eastAsia"/>
          <w:sz w:val="32"/>
          <w:szCs w:val="32"/>
          <w:rPrChange w:id="1639" w:author="ASUS" w:date="2022-01-09T23:32:00Z">
            <w:rPr>
              <w:rFonts w:hint="eastAsia"/>
              <w:sz w:val="28"/>
              <w:szCs w:val="28"/>
            </w:rPr>
          </w:rPrChange>
        </w:rPr>
        <w:t>热了满，热熏蒸，再去吃辣椒，人就受不了，烧心烧肺的</w:t>
      </w:r>
      <w:ins w:id="1640" w:author="KOU IVY" w:date="2022-01-07T23:35:00Z">
        <w:r>
          <w:rPr>
            <w:rFonts w:ascii="仿宋" w:eastAsia="仿宋" w:hAnsi="仿宋" w:cs="仿宋" w:hint="eastAsia"/>
            <w:sz w:val="32"/>
            <w:szCs w:val="32"/>
            <w:rPrChange w:id="1641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del w:id="1642" w:author="KOU IVY" w:date="2022-01-07T23:35:00Z">
        <w:r>
          <w:rPr>
            <w:rFonts w:ascii="仿宋" w:eastAsia="仿宋" w:hAnsi="仿宋" w:cs="仿宋" w:hint="eastAsia"/>
            <w:sz w:val="32"/>
            <w:szCs w:val="32"/>
            <w:rPrChange w:id="164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1644" w:author="KOU IVY" w:date="2022-01-07T23:35:00Z">
        <w:r>
          <w:rPr>
            <w:rFonts w:ascii="仿宋" w:eastAsia="仿宋" w:hAnsi="仿宋" w:cs="仿宋"/>
            <w:sz w:val="32"/>
            <w:szCs w:val="32"/>
            <w:rPrChange w:id="1645" w:author="ASUS" w:date="2022-01-09T23:32:00Z">
              <w:rPr>
                <w:sz w:val="28"/>
                <w:szCs w:val="28"/>
              </w:rPr>
            </w:rPrChange>
          </w:rPr>
          <w:t xml:space="preserve"> </w:t>
        </w:r>
      </w:ins>
      <w:del w:id="1646" w:author="KOU IVY" w:date="2022-01-07T23:35:00Z">
        <w:r>
          <w:rPr>
            <w:rFonts w:ascii="仿宋" w:eastAsia="仿宋" w:hAnsi="仿宋" w:cs="仿宋" w:hint="eastAsia"/>
            <w:sz w:val="32"/>
            <w:szCs w:val="32"/>
            <w:rPrChange w:id="164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是不是这个道理？</w:delText>
        </w:r>
      </w:del>
    </w:p>
    <w:p w:rsidR="006B1471" w:rsidRPr="006B1471" w:rsidRDefault="00470CBE">
      <w:pPr>
        <w:ind w:firstLineChars="200" w:firstLine="643"/>
        <w:rPr>
          <w:rFonts w:ascii="仿宋" w:eastAsia="仿宋" w:hAnsi="仿宋" w:cs="仿宋"/>
          <w:sz w:val="32"/>
          <w:szCs w:val="32"/>
          <w:rPrChange w:id="1648" w:author="ASUS" w:date="2022-01-09T23:32:00Z">
            <w:rPr>
              <w:sz w:val="28"/>
              <w:szCs w:val="28"/>
            </w:rPr>
          </w:rPrChange>
        </w:rPr>
      </w:pPr>
      <w:r>
        <w:rPr>
          <w:rFonts w:ascii="仿宋" w:eastAsia="仿宋" w:hAnsi="仿宋" w:cs="仿宋" w:hint="eastAsia"/>
          <w:b/>
          <w:bCs/>
          <w:sz w:val="32"/>
          <w:szCs w:val="32"/>
          <w:rPrChange w:id="1649" w:author="ASUS" w:date="2022-01-09T23:32:00Z">
            <w:rPr>
              <w:rFonts w:hint="eastAsia"/>
              <w:b/>
              <w:bCs/>
              <w:sz w:val="28"/>
              <w:szCs w:val="28"/>
            </w:rPr>
          </w:rPrChange>
        </w:rPr>
        <w:t>半夏</w:t>
      </w:r>
      <w:ins w:id="1650" w:author="KOU IVY" w:date="2022-01-08T19:22:00Z">
        <w:r>
          <w:rPr>
            <w:rFonts w:ascii="仿宋" w:eastAsia="仿宋" w:hAnsi="仿宋" w:cs="仿宋" w:hint="eastAsia"/>
            <w:b/>
            <w:bCs/>
            <w:sz w:val="32"/>
            <w:szCs w:val="32"/>
            <w:rPrChange w:id="1651" w:author="ASUS" w:date="2022-01-09T23:32:00Z">
              <w:rPr>
                <w:rFonts w:hint="eastAsia"/>
                <w:b/>
                <w:bCs/>
                <w:sz w:val="28"/>
                <w:szCs w:val="28"/>
              </w:rPr>
            </w:rPrChange>
          </w:rPr>
          <w:t>：</w:t>
        </w:r>
      </w:ins>
      <w:del w:id="1652" w:author="KOU IVY" w:date="2022-01-08T19:22:00Z">
        <w:r>
          <w:rPr>
            <w:rFonts w:ascii="仿宋" w:eastAsia="仿宋" w:hAnsi="仿宋" w:cs="仿宋" w:hint="eastAsia"/>
            <w:b/>
            <w:bCs/>
            <w:sz w:val="32"/>
            <w:szCs w:val="32"/>
            <w:rPrChange w:id="1653" w:author="ASUS" w:date="2022-01-09T23:32:00Z">
              <w:rPr>
                <w:rFonts w:hint="eastAsia"/>
                <w:b/>
                <w:bCs/>
                <w:sz w:val="28"/>
                <w:szCs w:val="28"/>
              </w:rPr>
            </w:rPrChange>
          </w:rPr>
          <w:delText>；</w:delText>
        </w:r>
      </w:del>
      <w:r>
        <w:rPr>
          <w:rFonts w:ascii="仿宋" w:eastAsia="仿宋" w:hAnsi="仿宋" w:cs="仿宋" w:hint="eastAsia"/>
          <w:sz w:val="32"/>
          <w:szCs w:val="32"/>
          <w:rPrChange w:id="1654" w:author="ASUS" w:date="2022-01-09T23:32:00Z">
            <w:rPr>
              <w:rFonts w:hint="eastAsia"/>
              <w:sz w:val="28"/>
              <w:szCs w:val="28"/>
            </w:rPr>
          </w:rPrChange>
        </w:rPr>
        <w:t>色白</w:t>
      </w:r>
      <w:ins w:id="1655" w:author="KOU IVY" w:date="2022-01-08T19:22:00Z">
        <w:r>
          <w:rPr>
            <w:rFonts w:ascii="仿宋" w:eastAsia="仿宋" w:hAnsi="仿宋" w:cs="仿宋" w:hint="eastAsia"/>
            <w:sz w:val="32"/>
            <w:szCs w:val="32"/>
            <w:rPrChange w:id="1656" w:author="ASUS" w:date="2022-01-09T23:32:00Z">
              <w:rPr>
                <w:rFonts w:hint="eastAsia"/>
                <w:sz w:val="28"/>
                <w:szCs w:val="28"/>
              </w:rPr>
            </w:rPrChange>
          </w:rPr>
          <w:t>，</w:t>
        </w:r>
      </w:ins>
      <w:r>
        <w:rPr>
          <w:rFonts w:ascii="仿宋" w:eastAsia="仿宋" w:hAnsi="仿宋" w:cs="仿宋" w:hint="eastAsia"/>
          <w:sz w:val="32"/>
          <w:szCs w:val="32"/>
          <w:rPrChange w:id="1657" w:author="ASUS" w:date="2022-01-09T23:32:00Z">
            <w:rPr>
              <w:rFonts w:hint="eastAsia"/>
              <w:sz w:val="28"/>
              <w:szCs w:val="28"/>
            </w:rPr>
          </w:rPrChange>
        </w:rPr>
        <w:t>燥性强</w:t>
      </w:r>
      <w:del w:id="1658" w:author="KOU IVY" w:date="2022-01-08T19:23:00Z">
        <w:r>
          <w:rPr>
            <w:rFonts w:ascii="仿宋" w:eastAsia="仿宋" w:hAnsi="仿宋" w:cs="仿宋" w:hint="eastAsia"/>
            <w:sz w:val="32"/>
            <w:szCs w:val="32"/>
            <w:rPrChange w:id="165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1660" w:author="KOU IVY" w:date="2022-01-08T19:23:00Z">
        <w:r>
          <w:rPr>
            <w:rFonts w:ascii="仿宋" w:eastAsia="仿宋" w:hAnsi="仿宋" w:cs="仿宋" w:hint="eastAsia"/>
            <w:sz w:val="32"/>
            <w:szCs w:val="32"/>
            <w:rPrChange w:id="1661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r>
        <w:rPr>
          <w:rFonts w:ascii="仿宋" w:eastAsia="仿宋" w:hAnsi="仿宋" w:cs="仿宋" w:hint="eastAsia"/>
          <w:sz w:val="32"/>
          <w:szCs w:val="32"/>
          <w:rPrChange w:id="1662" w:author="ASUS" w:date="2022-01-09T23:32:00Z">
            <w:rPr>
              <w:rFonts w:hint="eastAsia"/>
              <w:sz w:val="28"/>
              <w:szCs w:val="28"/>
            </w:rPr>
          </w:rPrChange>
        </w:rPr>
        <w:t>药物是引</w:t>
      </w:r>
      <w:del w:id="1663" w:author="KOU IVY" w:date="2022-01-08T21:27:00Z">
        <w:r>
          <w:rPr>
            <w:rFonts w:ascii="仿宋" w:eastAsia="仿宋" w:hAnsi="仿宋" w:cs="仿宋" w:hint="eastAsia"/>
            <w:sz w:val="32"/>
            <w:szCs w:val="32"/>
            <w:rPrChange w:id="166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调</w:delText>
        </w:r>
      </w:del>
      <w:ins w:id="1665" w:author="KOU IVY" w:date="2022-01-08T21:27:00Z">
        <w:r>
          <w:rPr>
            <w:rFonts w:ascii="仿宋" w:eastAsia="仿宋" w:hAnsi="仿宋" w:cs="仿宋" w:hint="eastAsia"/>
            <w:sz w:val="32"/>
            <w:szCs w:val="32"/>
            <w:rPrChange w:id="1666" w:author="ASUS" w:date="2022-01-09T23:32:00Z">
              <w:rPr>
                <w:rFonts w:hint="eastAsia"/>
                <w:sz w:val="28"/>
                <w:szCs w:val="28"/>
              </w:rPr>
            </w:rPrChange>
          </w:rPr>
          <w:t>导</w:t>
        </w:r>
      </w:ins>
      <w:r>
        <w:rPr>
          <w:rFonts w:ascii="仿宋" w:eastAsia="仿宋" w:hAnsi="仿宋" w:cs="仿宋" w:hint="eastAsia"/>
          <w:sz w:val="32"/>
          <w:szCs w:val="32"/>
          <w:rPrChange w:id="1667" w:author="ASUS" w:date="2022-01-09T23:32:00Z">
            <w:rPr>
              <w:rFonts w:hint="eastAsia"/>
              <w:sz w:val="28"/>
              <w:szCs w:val="28"/>
            </w:rPr>
          </w:rPrChange>
        </w:rPr>
        <w:t>元气发挥</w:t>
      </w:r>
      <w:del w:id="1668" w:author="KOU IVY" w:date="2022-01-08T19:23:00Z">
        <w:r>
          <w:rPr>
            <w:rFonts w:ascii="仿宋" w:eastAsia="仿宋" w:hAnsi="仿宋" w:cs="仿宋" w:hint="eastAsia"/>
            <w:sz w:val="32"/>
            <w:szCs w:val="32"/>
            <w:rPrChange w:id="166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的</w:delText>
        </w:r>
      </w:del>
      <w:r>
        <w:rPr>
          <w:rFonts w:ascii="仿宋" w:eastAsia="仿宋" w:hAnsi="仿宋" w:cs="仿宋" w:hint="eastAsia"/>
          <w:sz w:val="32"/>
          <w:szCs w:val="32"/>
          <w:rPrChange w:id="1670" w:author="ASUS" w:date="2022-01-09T23:32:00Z">
            <w:rPr>
              <w:rFonts w:hint="eastAsia"/>
              <w:sz w:val="28"/>
              <w:szCs w:val="28"/>
            </w:rPr>
          </w:rPrChange>
        </w:rPr>
        <w:t>作用</w:t>
      </w:r>
      <w:del w:id="1671" w:author="KOU IVY" w:date="2022-01-08T19:23:00Z">
        <w:r>
          <w:rPr>
            <w:rFonts w:ascii="仿宋" w:eastAsia="仿宋" w:hAnsi="仿宋" w:cs="仿宋" w:hint="eastAsia"/>
            <w:sz w:val="32"/>
            <w:szCs w:val="32"/>
            <w:rPrChange w:id="167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，它</w:delText>
        </w:r>
      </w:del>
      <w:ins w:id="1673" w:author="KOU IVY" w:date="2022-01-08T19:23:00Z">
        <w:r>
          <w:rPr>
            <w:rFonts w:ascii="仿宋" w:eastAsia="仿宋" w:hAnsi="仿宋" w:cs="仿宋" w:hint="eastAsia"/>
            <w:sz w:val="32"/>
            <w:szCs w:val="32"/>
            <w:rPrChange w:id="1674" w:author="ASUS" w:date="2022-01-09T23:32:00Z">
              <w:rPr>
                <w:rFonts w:hint="eastAsia"/>
                <w:sz w:val="28"/>
                <w:szCs w:val="28"/>
              </w:rPr>
            </w:rPrChange>
          </w:rPr>
          <w:t>。半夏</w:t>
        </w:r>
      </w:ins>
      <w:r>
        <w:rPr>
          <w:rFonts w:ascii="仿宋" w:eastAsia="仿宋" w:hAnsi="仿宋" w:cs="仿宋" w:hint="eastAsia"/>
          <w:sz w:val="32"/>
          <w:szCs w:val="32"/>
          <w:rPrChange w:id="1675" w:author="ASUS" w:date="2022-01-09T23:32:00Z">
            <w:rPr>
              <w:rFonts w:hint="eastAsia"/>
              <w:sz w:val="28"/>
              <w:szCs w:val="28"/>
            </w:rPr>
          </w:rPrChange>
        </w:rPr>
        <w:t>燥性强说明什么问题？</w:t>
      </w:r>
      <w:del w:id="1676" w:author="KOU IVY" w:date="2022-01-08T19:23:00Z">
        <w:r>
          <w:rPr>
            <w:rFonts w:ascii="仿宋" w:eastAsia="仿宋" w:hAnsi="仿宋" w:cs="仿宋" w:hint="eastAsia"/>
            <w:sz w:val="32"/>
            <w:szCs w:val="32"/>
            <w:rPrChange w:id="167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我给你们讲的。</w:delText>
        </w:r>
      </w:del>
      <w:r>
        <w:rPr>
          <w:rFonts w:ascii="仿宋" w:eastAsia="仿宋" w:hAnsi="仿宋" w:cs="仿宋" w:hint="eastAsia"/>
          <w:sz w:val="32"/>
          <w:szCs w:val="32"/>
          <w:rPrChange w:id="1678" w:author="ASUS" w:date="2022-01-09T23:32:00Z">
            <w:rPr>
              <w:rFonts w:hint="eastAsia"/>
              <w:sz w:val="28"/>
              <w:szCs w:val="28"/>
            </w:rPr>
          </w:rPrChange>
        </w:rPr>
        <w:t>药物的偏性越大，它抽掉元气就越多。哪种情况下能用半夏</w:t>
      </w:r>
      <w:del w:id="1679" w:author="KOU IVY" w:date="2022-01-08T19:23:00Z">
        <w:r>
          <w:rPr>
            <w:rFonts w:ascii="仿宋" w:eastAsia="仿宋" w:hAnsi="仿宋" w:cs="仿宋" w:hint="eastAsia"/>
            <w:sz w:val="32"/>
            <w:szCs w:val="32"/>
            <w:rPrChange w:id="168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：</w:delText>
        </w:r>
      </w:del>
      <w:ins w:id="1681" w:author="KOU IVY" w:date="2022-01-08T19:23:00Z">
        <w:r>
          <w:rPr>
            <w:rFonts w:ascii="仿宋" w:eastAsia="仿宋" w:hAnsi="仿宋" w:cs="仿宋" w:hint="eastAsia"/>
            <w:sz w:val="32"/>
            <w:szCs w:val="32"/>
            <w:rPrChange w:id="1682" w:author="ASUS" w:date="2022-01-09T23:32:00Z">
              <w:rPr>
                <w:rFonts w:hint="eastAsia"/>
                <w:sz w:val="28"/>
                <w:szCs w:val="28"/>
              </w:rPr>
            </w:rPrChange>
          </w:rPr>
          <w:t>？</w:t>
        </w:r>
      </w:ins>
      <w:r>
        <w:rPr>
          <w:rFonts w:ascii="仿宋" w:eastAsia="仿宋" w:hAnsi="仿宋" w:cs="仿宋" w:hint="eastAsia"/>
          <w:sz w:val="32"/>
          <w:szCs w:val="32"/>
          <w:rPrChange w:id="1683" w:author="ASUS" w:date="2022-01-09T23:32:00Z">
            <w:rPr>
              <w:rFonts w:hint="eastAsia"/>
              <w:sz w:val="28"/>
              <w:szCs w:val="28"/>
            </w:rPr>
          </w:rPrChange>
        </w:rPr>
        <w:t>寸脉顶，不空，如果</w:t>
      </w:r>
      <w:ins w:id="1684" w:author="KOU IVY" w:date="2022-01-08T19:24:00Z">
        <w:r>
          <w:rPr>
            <w:rFonts w:ascii="仿宋" w:eastAsia="仿宋" w:hAnsi="仿宋" w:cs="仿宋" w:hint="eastAsia"/>
            <w:sz w:val="32"/>
            <w:szCs w:val="32"/>
            <w:rPrChange w:id="1685" w:author="ASUS" w:date="2022-01-09T23:32:00Z">
              <w:rPr>
                <w:rFonts w:hint="eastAsia"/>
                <w:sz w:val="28"/>
                <w:szCs w:val="28"/>
              </w:rPr>
            </w:rPrChange>
          </w:rPr>
          <w:t>号脉</w:t>
        </w:r>
      </w:ins>
      <w:del w:id="1686" w:author="KOU IVY" w:date="2022-01-08T21:27:00Z">
        <w:r>
          <w:rPr>
            <w:rFonts w:ascii="仿宋" w:eastAsia="仿宋" w:hAnsi="仿宋" w:cs="仿宋" w:hint="eastAsia"/>
            <w:sz w:val="32"/>
            <w:szCs w:val="32"/>
            <w:rPrChange w:id="168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下面</w:delText>
        </w:r>
      </w:del>
      <w:del w:id="1688" w:author="KOU IVY" w:date="2022-01-08T19:24:00Z">
        <w:r>
          <w:rPr>
            <w:rFonts w:ascii="仿宋" w:eastAsia="仿宋" w:hAnsi="仿宋" w:cs="仿宋" w:hint="eastAsia"/>
            <w:sz w:val="32"/>
            <w:szCs w:val="32"/>
            <w:rPrChange w:id="168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都</w:delText>
        </w:r>
      </w:del>
      <w:r>
        <w:rPr>
          <w:rFonts w:ascii="仿宋" w:eastAsia="仿宋" w:hAnsi="仿宋" w:cs="仿宋" w:hint="eastAsia"/>
          <w:sz w:val="32"/>
          <w:szCs w:val="32"/>
          <w:rPrChange w:id="1690" w:author="ASUS" w:date="2022-01-09T23:32:00Z">
            <w:rPr>
              <w:rFonts w:hint="eastAsia"/>
              <w:sz w:val="28"/>
              <w:szCs w:val="28"/>
            </w:rPr>
          </w:rPrChange>
        </w:rPr>
        <w:t>空</w:t>
      </w:r>
      <w:del w:id="1691" w:author="KOU IVY" w:date="2022-01-08T19:24:00Z">
        <w:r>
          <w:rPr>
            <w:rFonts w:ascii="仿宋" w:eastAsia="仿宋" w:hAnsi="仿宋" w:cs="仿宋" w:hint="eastAsia"/>
            <w:sz w:val="32"/>
            <w:szCs w:val="32"/>
            <w:rPrChange w:id="169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了</w:delText>
        </w:r>
      </w:del>
      <w:r>
        <w:rPr>
          <w:rFonts w:ascii="仿宋" w:eastAsia="仿宋" w:hAnsi="仿宋" w:cs="仿宋" w:hint="eastAsia"/>
          <w:sz w:val="32"/>
          <w:szCs w:val="32"/>
          <w:rPrChange w:id="1693" w:author="ASUS" w:date="2022-01-09T23:32:00Z">
            <w:rPr>
              <w:rFonts w:hint="eastAsia"/>
              <w:sz w:val="28"/>
              <w:szCs w:val="28"/>
            </w:rPr>
          </w:rPrChange>
        </w:rPr>
        <w:t>，</w:t>
      </w:r>
      <w:r>
        <w:rPr>
          <w:rFonts w:ascii="仿宋" w:eastAsia="仿宋" w:hAnsi="仿宋" w:cs="仿宋" w:hint="eastAsia"/>
          <w:sz w:val="32"/>
          <w:szCs w:val="32"/>
          <w:rPrChange w:id="1694" w:author="ASUS" w:date="2022-01-09T23:32:00Z">
            <w:rPr>
              <w:rFonts w:hint="eastAsia"/>
              <w:sz w:val="28"/>
              <w:szCs w:val="28"/>
            </w:rPr>
          </w:rPrChange>
        </w:rPr>
        <w:lastRenderedPageBreak/>
        <w:t>有痰也不能用，它燥性比较强</w:t>
      </w:r>
      <w:del w:id="1695" w:author="KOU IVY" w:date="2022-01-08T21:28:00Z">
        <w:r>
          <w:rPr>
            <w:rFonts w:ascii="仿宋" w:eastAsia="仿宋" w:hAnsi="仿宋" w:cs="仿宋" w:hint="eastAsia"/>
            <w:sz w:val="32"/>
            <w:szCs w:val="32"/>
            <w:rPrChange w:id="169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1697" w:author="KOU IVY" w:date="2022-01-08T21:28:00Z">
        <w:r>
          <w:rPr>
            <w:rFonts w:ascii="仿宋" w:eastAsia="仿宋" w:hAnsi="仿宋" w:cs="仿宋" w:hint="eastAsia"/>
            <w:sz w:val="32"/>
            <w:szCs w:val="32"/>
            <w:rPrChange w:id="1698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r>
        <w:rPr>
          <w:rFonts w:ascii="仿宋" w:eastAsia="仿宋" w:hAnsi="仿宋" w:cs="仿宋" w:hint="eastAsia"/>
          <w:sz w:val="32"/>
          <w:szCs w:val="32"/>
          <w:rPrChange w:id="1699" w:author="ASUS" w:date="2022-01-09T23:32:00Z">
            <w:rPr>
              <w:rFonts w:hint="eastAsia"/>
              <w:sz w:val="28"/>
              <w:szCs w:val="28"/>
            </w:rPr>
          </w:rPrChange>
        </w:rPr>
        <w:t>用半夏说明真阴不太亏，湿是不是阴邪？半夏辣乎乎的，</w:t>
      </w:r>
      <w:del w:id="1700" w:author="KOU IVY" w:date="2022-01-08T21:28:00Z">
        <w:r>
          <w:rPr>
            <w:rFonts w:ascii="仿宋" w:eastAsia="仿宋" w:hAnsi="仿宋" w:cs="仿宋" w:hint="eastAsia"/>
            <w:sz w:val="32"/>
            <w:szCs w:val="32"/>
            <w:rPrChange w:id="170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我们</w:delText>
        </w:r>
      </w:del>
      <w:r>
        <w:rPr>
          <w:rFonts w:ascii="仿宋" w:eastAsia="仿宋" w:hAnsi="仿宋" w:cs="仿宋" w:hint="eastAsia"/>
          <w:sz w:val="32"/>
          <w:szCs w:val="32"/>
          <w:rPrChange w:id="1702" w:author="ASUS" w:date="2022-01-09T23:32:00Z">
            <w:rPr>
              <w:rFonts w:hint="eastAsia"/>
              <w:sz w:val="28"/>
              <w:szCs w:val="28"/>
            </w:rPr>
          </w:rPrChange>
        </w:rPr>
        <w:t>要发挥它的燥性</w:t>
      </w:r>
      <w:del w:id="1703" w:author="KOU IVY" w:date="2022-01-08T21:28:00Z">
        <w:r>
          <w:rPr>
            <w:rFonts w:ascii="仿宋" w:eastAsia="仿宋" w:hAnsi="仿宋" w:cs="仿宋" w:hint="eastAsia"/>
            <w:sz w:val="32"/>
            <w:szCs w:val="32"/>
            <w:rPrChange w:id="170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1705" w:author="KOU IVY" w:date="2022-01-08T21:28:00Z">
        <w:r>
          <w:rPr>
            <w:rFonts w:ascii="仿宋" w:eastAsia="仿宋" w:hAnsi="仿宋" w:cs="仿宋" w:hint="eastAsia"/>
            <w:sz w:val="32"/>
            <w:szCs w:val="32"/>
            <w:rPrChange w:id="1706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r>
        <w:rPr>
          <w:rFonts w:ascii="仿宋" w:eastAsia="仿宋" w:hAnsi="仿宋" w:cs="仿宋" w:hint="eastAsia"/>
          <w:sz w:val="32"/>
          <w:szCs w:val="32"/>
          <w:rPrChange w:id="1707" w:author="ASUS" w:date="2022-01-09T23:32:00Z">
            <w:rPr>
              <w:rFonts w:hint="eastAsia"/>
              <w:sz w:val="28"/>
              <w:szCs w:val="28"/>
            </w:rPr>
          </w:rPrChange>
        </w:rPr>
        <w:t>如果湿很轻了，夹杂</w:t>
      </w:r>
      <w:del w:id="1708" w:author="KOU IVY" w:date="2022-01-08T21:29:00Z">
        <w:r>
          <w:rPr>
            <w:rFonts w:ascii="仿宋" w:eastAsia="仿宋" w:hAnsi="仿宋" w:cs="仿宋" w:hint="eastAsia"/>
            <w:sz w:val="32"/>
            <w:szCs w:val="32"/>
            <w:rPrChange w:id="170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那个</w:delText>
        </w:r>
      </w:del>
      <w:ins w:id="1710" w:author="KOU IVY" w:date="2022-01-08T21:29:00Z">
        <w:r>
          <w:rPr>
            <w:rFonts w:ascii="仿宋" w:eastAsia="仿宋" w:hAnsi="仿宋" w:cs="仿宋" w:hint="eastAsia"/>
            <w:sz w:val="32"/>
            <w:szCs w:val="32"/>
            <w:rPrChange w:id="1711" w:author="ASUS" w:date="2022-01-09T23:32:00Z">
              <w:rPr>
                <w:rFonts w:hint="eastAsia"/>
                <w:sz w:val="28"/>
                <w:szCs w:val="28"/>
              </w:rPr>
            </w:rPrChange>
          </w:rPr>
          <w:t>的</w:t>
        </w:r>
      </w:ins>
      <w:r>
        <w:rPr>
          <w:rFonts w:ascii="仿宋" w:eastAsia="仿宋" w:hAnsi="仿宋" w:cs="仿宋" w:hint="eastAsia"/>
          <w:sz w:val="32"/>
          <w:szCs w:val="32"/>
          <w:rPrChange w:id="1712" w:author="ASUS" w:date="2022-01-09T23:32:00Z">
            <w:rPr>
              <w:rFonts w:hint="eastAsia"/>
              <w:sz w:val="28"/>
              <w:szCs w:val="28"/>
            </w:rPr>
          </w:rPrChange>
        </w:rPr>
        <w:t>痰是火痰，</w:t>
      </w:r>
      <w:del w:id="1713" w:author="KOU IVY" w:date="2022-01-08T21:29:00Z">
        <w:r>
          <w:rPr>
            <w:rFonts w:ascii="仿宋" w:eastAsia="仿宋" w:hAnsi="仿宋" w:cs="仿宋" w:hint="eastAsia"/>
            <w:sz w:val="32"/>
            <w:szCs w:val="32"/>
            <w:rPrChange w:id="171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你</w:delText>
        </w:r>
      </w:del>
      <w:r>
        <w:rPr>
          <w:rFonts w:ascii="仿宋" w:eastAsia="仿宋" w:hAnsi="仿宋" w:cs="仿宋" w:hint="eastAsia"/>
          <w:sz w:val="32"/>
          <w:szCs w:val="32"/>
          <w:rPrChange w:id="1715" w:author="ASUS" w:date="2022-01-09T23:32:00Z">
            <w:rPr>
              <w:rFonts w:hint="eastAsia"/>
              <w:sz w:val="28"/>
              <w:szCs w:val="28"/>
            </w:rPr>
          </w:rPrChange>
        </w:rPr>
        <w:t>能不能用半夏？</w:t>
      </w:r>
      <w:del w:id="1716" w:author="KOU IVY" w:date="2022-01-08T21:29:00Z">
        <w:r>
          <w:rPr>
            <w:rFonts w:ascii="仿宋" w:eastAsia="仿宋" w:hAnsi="仿宋" w:cs="仿宋" w:hint="eastAsia"/>
            <w:sz w:val="32"/>
            <w:szCs w:val="32"/>
            <w:rPrChange w:id="171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那</w:delText>
        </w:r>
      </w:del>
      <w:r>
        <w:rPr>
          <w:rFonts w:ascii="仿宋" w:eastAsia="仿宋" w:hAnsi="仿宋" w:cs="仿宋" w:hint="eastAsia"/>
          <w:sz w:val="32"/>
          <w:szCs w:val="32"/>
          <w:rPrChange w:id="1718" w:author="ASUS" w:date="2022-01-09T23:32:00Z">
            <w:rPr>
              <w:rFonts w:hint="eastAsia"/>
              <w:sz w:val="28"/>
              <w:szCs w:val="28"/>
            </w:rPr>
          </w:rPrChange>
        </w:rPr>
        <w:t>不</w:t>
      </w:r>
      <w:ins w:id="1719" w:author="KOU IVY" w:date="2022-01-08T21:29:00Z">
        <w:r>
          <w:rPr>
            <w:rFonts w:ascii="仿宋" w:eastAsia="仿宋" w:hAnsi="仿宋" w:cs="仿宋" w:hint="eastAsia"/>
            <w:sz w:val="32"/>
            <w:szCs w:val="32"/>
            <w:rPrChange w:id="1720" w:author="ASUS" w:date="2022-01-09T23:32:00Z">
              <w:rPr>
                <w:rFonts w:hint="eastAsia"/>
                <w:sz w:val="28"/>
                <w:szCs w:val="28"/>
              </w:rPr>
            </w:rPrChange>
          </w:rPr>
          <w:t>能</w:t>
        </w:r>
      </w:ins>
      <w:del w:id="1721" w:author="KOU IVY" w:date="2022-01-08T21:29:00Z">
        <w:r>
          <w:rPr>
            <w:rFonts w:ascii="仿宋" w:eastAsia="仿宋" w:hAnsi="仿宋" w:cs="仿宋" w:hint="eastAsia"/>
            <w:sz w:val="32"/>
            <w:szCs w:val="32"/>
            <w:rPrChange w:id="172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行</w:delText>
        </w:r>
      </w:del>
      <w:ins w:id="1723" w:author="KOU IVY" w:date="2022-01-08T21:29:00Z">
        <w:r>
          <w:rPr>
            <w:rFonts w:ascii="仿宋" w:eastAsia="仿宋" w:hAnsi="仿宋" w:cs="仿宋" w:hint="eastAsia"/>
            <w:sz w:val="32"/>
            <w:szCs w:val="32"/>
            <w:rPrChange w:id="1724" w:author="ASUS" w:date="2022-01-09T23:32:00Z">
              <w:rPr>
                <w:rFonts w:hint="eastAsia"/>
                <w:sz w:val="28"/>
                <w:szCs w:val="28"/>
              </w:rPr>
            </w:rPrChange>
          </w:rPr>
          <w:t>用</w:t>
        </w:r>
      </w:ins>
      <w:r>
        <w:rPr>
          <w:rFonts w:ascii="仿宋" w:eastAsia="仿宋" w:hAnsi="仿宋" w:cs="仿宋" w:hint="eastAsia"/>
          <w:sz w:val="32"/>
          <w:szCs w:val="32"/>
          <w:rPrChange w:id="1725" w:author="ASUS" w:date="2022-01-09T23:32:00Z">
            <w:rPr>
              <w:rFonts w:hint="eastAsia"/>
              <w:sz w:val="28"/>
              <w:szCs w:val="28"/>
            </w:rPr>
          </w:rPrChange>
        </w:rPr>
        <w:t>，</w:t>
      </w:r>
      <w:del w:id="1726" w:author="KOU IVY" w:date="2022-01-08T21:29:00Z">
        <w:r>
          <w:rPr>
            <w:rFonts w:ascii="仿宋" w:eastAsia="仿宋" w:hAnsi="仿宋" w:cs="仿宋" w:hint="eastAsia"/>
            <w:sz w:val="32"/>
            <w:szCs w:val="32"/>
            <w:rPrChange w:id="172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你</w:delText>
        </w:r>
      </w:del>
      <w:r>
        <w:rPr>
          <w:rFonts w:ascii="仿宋" w:eastAsia="仿宋" w:hAnsi="仿宋" w:cs="仿宋" w:hint="eastAsia"/>
          <w:sz w:val="32"/>
          <w:szCs w:val="32"/>
          <w:rPrChange w:id="1728" w:author="ASUS" w:date="2022-01-09T23:32:00Z">
            <w:rPr>
              <w:rFonts w:hint="eastAsia"/>
              <w:sz w:val="28"/>
              <w:szCs w:val="28"/>
            </w:rPr>
          </w:rPrChange>
        </w:rPr>
        <w:t>只能用紫菀</w:t>
      </w:r>
      <w:del w:id="1729" w:author="KOU IVY" w:date="2022-01-08T21:29:00Z">
        <w:r>
          <w:rPr>
            <w:rFonts w:ascii="仿宋" w:eastAsia="仿宋" w:hAnsi="仿宋" w:cs="仿宋" w:hint="eastAsia"/>
            <w:sz w:val="32"/>
            <w:szCs w:val="32"/>
            <w:rPrChange w:id="173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（</w:delText>
        </w:r>
      </w:del>
      <w:ins w:id="1731" w:author="KOU IVY" w:date="2022-01-08T21:29:00Z">
        <w:r>
          <w:rPr>
            <w:rFonts w:ascii="仿宋" w:eastAsia="仿宋" w:hAnsi="仿宋" w:cs="仿宋" w:hint="eastAsia"/>
            <w:sz w:val="32"/>
            <w:szCs w:val="32"/>
            <w:rPrChange w:id="1732" w:author="ASUS" w:date="2022-01-09T23:32:00Z">
              <w:rPr>
                <w:rFonts w:hint="eastAsia"/>
                <w:sz w:val="28"/>
                <w:szCs w:val="28"/>
              </w:rPr>
            </w:rPrChange>
          </w:rPr>
          <w:t>，</w:t>
        </w:r>
      </w:ins>
      <w:r>
        <w:rPr>
          <w:rFonts w:ascii="仿宋" w:eastAsia="仿宋" w:hAnsi="仿宋" w:cs="仿宋" w:hint="eastAsia"/>
          <w:sz w:val="32"/>
          <w:szCs w:val="32"/>
          <w:rPrChange w:id="1733" w:author="ASUS" w:date="2022-01-09T23:32:00Z">
            <w:rPr>
              <w:rFonts w:hint="eastAsia"/>
              <w:sz w:val="28"/>
              <w:szCs w:val="28"/>
            </w:rPr>
          </w:rPrChange>
        </w:rPr>
        <w:t>它偏润</w:t>
      </w:r>
      <w:del w:id="1734" w:author="KOU IVY" w:date="2022-01-08T21:29:00Z">
        <w:r>
          <w:rPr>
            <w:rFonts w:ascii="仿宋" w:eastAsia="仿宋" w:hAnsi="仿宋" w:cs="仿宋" w:hint="eastAsia"/>
            <w:sz w:val="32"/>
            <w:szCs w:val="32"/>
            <w:rPrChange w:id="173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）</w:delText>
        </w:r>
      </w:del>
      <w:ins w:id="1736" w:author="KOU IVY" w:date="2022-01-08T21:29:00Z">
        <w:r>
          <w:rPr>
            <w:rFonts w:ascii="仿宋" w:eastAsia="仿宋" w:hAnsi="仿宋" w:cs="仿宋" w:hint="eastAsia"/>
            <w:sz w:val="32"/>
            <w:szCs w:val="32"/>
            <w:rPrChange w:id="1737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r>
        <w:rPr>
          <w:rFonts w:ascii="仿宋" w:eastAsia="仿宋" w:hAnsi="仿宋" w:cs="仿宋" w:hint="eastAsia"/>
          <w:sz w:val="32"/>
          <w:szCs w:val="32"/>
          <w:rPrChange w:id="1738" w:author="ASUS" w:date="2022-01-09T23:32:00Z">
            <w:rPr>
              <w:rFonts w:hint="eastAsia"/>
              <w:sz w:val="28"/>
              <w:szCs w:val="28"/>
            </w:rPr>
          </w:rPrChange>
        </w:rPr>
        <w:t>所以不要一看到痰就去用半夏。半夏</w:t>
      </w:r>
      <w:del w:id="1739" w:author="KOU IVY" w:date="2022-01-08T21:30:00Z">
        <w:r>
          <w:rPr>
            <w:rFonts w:ascii="仿宋" w:eastAsia="仿宋" w:hAnsi="仿宋" w:cs="仿宋" w:hint="eastAsia"/>
            <w:sz w:val="32"/>
            <w:szCs w:val="32"/>
            <w:rPrChange w:id="174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摸</w:delText>
        </w:r>
      </w:del>
      <w:r>
        <w:rPr>
          <w:rFonts w:ascii="仿宋" w:eastAsia="仿宋" w:hAnsi="仿宋" w:cs="仿宋" w:hint="eastAsia"/>
          <w:sz w:val="32"/>
          <w:szCs w:val="32"/>
          <w:rPrChange w:id="1741" w:author="ASUS" w:date="2022-01-09T23:32:00Z">
            <w:rPr>
              <w:rFonts w:hint="eastAsia"/>
              <w:sz w:val="28"/>
              <w:szCs w:val="28"/>
            </w:rPr>
          </w:rPrChange>
        </w:rPr>
        <w:t>脉</w:t>
      </w:r>
      <w:del w:id="1742" w:author="KOU IVY" w:date="2022-01-08T21:30:00Z">
        <w:r>
          <w:rPr>
            <w:rFonts w:ascii="仿宋" w:eastAsia="仿宋" w:hAnsi="仿宋" w:cs="仿宋" w:hint="eastAsia"/>
            <w:sz w:val="32"/>
            <w:szCs w:val="32"/>
            <w:rPrChange w:id="174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：</w:delText>
        </w:r>
      </w:del>
      <w:ins w:id="1744" w:author="KOU IVY" w:date="2022-01-08T21:30:00Z">
        <w:r>
          <w:rPr>
            <w:rFonts w:ascii="仿宋" w:eastAsia="仿宋" w:hAnsi="仿宋" w:cs="仿宋" w:hint="eastAsia"/>
            <w:sz w:val="32"/>
            <w:szCs w:val="32"/>
            <w:rPrChange w:id="1745" w:author="ASUS" w:date="2022-01-09T23:32:00Z">
              <w:rPr>
                <w:rFonts w:hint="eastAsia"/>
                <w:sz w:val="28"/>
                <w:szCs w:val="28"/>
              </w:rPr>
            </w:rPrChange>
          </w:rPr>
          <w:t>是</w:t>
        </w:r>
      </w:ins>
      <w:r>
        <w:rPr>
          <w:rFonts w:ascii="仿宋" w:eastAsia="仿宋" w:hAnsi="仿宋" w:cs="仿宋" w:hint="eastAsia"/>
          <w:sz w:val="32"/>
          <w:szCs w:val="32"/>
          <w:rPrChange w:id="1746" w:author="ASUS" w:date="2022-01-09T23:32:00Z">
            <w:rPr>
              <w:rFonts w:hint="eastAsia"/>
              <w:sz w:val="28"/>
              <w:szCs w:val="28"/>
            </w:rPr>
          </w:rPrChange>
        </w:rPr>
        <w:t>寸脉指下有点顶，</w:t>
      </w:r>
      <w:ins w:id="1747" w:author="KOU IVY" w:date="2022-01-08T21:30:00Z">
        <w:r>
          <w:rPr>
            <w:rFonts w:ascii="仿宋" w:eastAsia="仿宋" w:hAnsi="仿宋" w:cs="仿宋" w:hint="eastAsia"/>
            <w:sz w:val="32"/>
            <w:szCs w:val="32"/>
            <w:rPrChange w:id="1748" w:author="ASUS" w:date="2022-01-09T23:32:00Z">
              <w:rPr>
                <w:rFonts w:hint="eastAsia"/>
                <w:sz w:val="28"/>
                <w:szCs w:val="28"/>
              </w:rPr>
            </w:rPrChange>
          </w:rPr>
          <w:t>真阴足，</w:t>
        </w:r>
      </w:ins>
      <w:r>
        <w:rPr>
          <w:rFonts w:ascii="仿宋" w:eastAsia="仿宋" w:hAnsi="仿宋" w:cs="仿宋" w:hint="eastAsia"/>
          <w:sz w:val="32"/>
          <w:szCs w:val="32"/>
          <w:rPrChange w:id="1749" w:author="ASUS" w:date="2022-01-09T23:32:00Z">
            <w:rPr>
              <w:rFonts w:hint="eastAsia"/>
              <w:sz w:val="28"/>
              <w:szCs w:val="28"/>
            </w:rPr>
          </w:rPrChange>
        </w:rPr>
        <w:t>脉不空。半夏不化痰，主要发挥燥</w:t>
      </w:r>
      <w:del w:id="1750" w:author="KOU IVY" w:date="2022-01-08T21:30:00Z">
        <w:r>
          <w:rPr>
            <w:rFonts w:ascii="仿宋" w:eastAsia="仿宋" w:hAnsi="仿宋" w:cs="仿宋" w:hint="eastAsia"/>
            <w:sz w:val="32"/>
            <w:szCs w:val="32"/>
            <w:rPrChange w:id="175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性</w:delText>
        </w:r>
      </w:del>
      <w:ins w:id="1752" w:author="KOU IVY" w:date="2022-01-08T21:31:00Z">
        <w:r>
          <w:rPr>
            <w:rFonts w:ascii="仿宋" w:eastAsia="仿宋" w:hAnsi="仿宋" w:cs="仿宋" w:hint="eastAsia"/>
            <w:sz w:val="32"/>
            <w:szCs w:val="32"/>
            <w:rPrChange w:id="1753" w:author="ASUS" w:date="2022-01-09T23:32:00Z">
              <w:rPr>
                <w:rFonts w:hint="eastAsia"/>
                <w:sz w:val="28"/>
                <w:szCs w:val="28"/>
              </w:rPr>
            </w:rPrChange>
          </w:rPr>
          <w:t>湿</w:t>
        </w:r>
      </w:ins>
      <w:r>
        <w:rPr>
          <w:rFonts w:ascii="仿宋" w:eastAsia="仿宋" w:hAnsi="仿宋" w:cs="仿宋" w:hint="eastAsia"/>
          <w:sz w:val="32"/>
          <w:szCs w:val="32"/>
          <w:rPrChange w:id="1754" w:author="ASUS" w:date="2022-01-09T23:32:00Z">
            <w:rPr>
              <w:rFonts w:hint="eastAsia"/>
              <w:sz w:val="28"/>
              <w:szCs w:val="28"/>
            </w:rPr>
          </w:rPrChange>
        </w:rPr>
        <w:t>的作用</w:t>
      </w:r>
      <w:del w:id="1755" w:author="KOU IVY" w:date="2022-01-08T21:31:00Z">
        <w:r>
          <w:rPr>
            <w:rFonts w:ascii="仿宋" w:eastAsia="仿宋" w:hAnsi="仿宋" w:cs="仿宋" w:hint="eastAsia"/>
            <w:sz w:val="32"/>
            <w:szCs w:val="32"/>
            <w:rPrChange w:id="175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（</w:delText>
        </w:r>
      </w:del>
      <w:ins w:id="1757" w:author="KOU IVY" w:date="2022-01-08T21:31:00Z">
        <w:r>
          <w:rPr>
            <w:rFonts w:ascii="仿宋" w:eastAsia="仿宋" w:hAnsi="仿宋" w:cs="仿宋" w:hint="eastAsia"/>
            <w:sz w:val="32"/>
            <w:szCs w:val="32"/>
            <w:rPrChange w:id="1758" w:author="ASUS" w:date="2022-01-09T23:32:00Z">
              <w:rPr>
                <w:rFonts w:hint="eastAsia"/>
                <w:sz w:val="28"/>
                <w:szCs w:val="28"/>
              </w:rPr>
            </w:rPrChange>
          </w:rPr>
          <w:t>，</w:t>
        </w:r>
      </w:ins>
      <w:r>
        <w:rPr>
          <w:rFonts w:ascii="仿宋" w:eastAsia="仿宋" w:hAnsi="仿宋" w:cs="仿宋" w:hint="eastAsia"/>
          <w:sz w:val="32"/>
          <w:szCs w:val="32"/>
          <w:rPrChange w:id="1759" w:author="ASUS" w:date="2022-01-09T23:32:00Z">
            <w:rPr>
              <w:rFonts w:hint="eastAsia"/>
              <w:sz w:val="28"/>
              <w:szCs w:val="28"/>
            </w:rPr>
          </w:rPrChange>
        </w:rPr>
        <w:t>1.</w:t>
      </w:r>
      <w:r>
        <w:rPr>
          <w:rFonts w:ascii="仿宋" w:eastAsia="仿宋" w:hAnsi="仿宋" w:cs="仿宋" w:hint="eastAsia"/>
          <w:sz w:val="32"/>
          <w:szCs w:val="32"/>
          <w:rPrChange w:id="1760" w:author="ASUS" w:date="2022-01-09T23:32:00Z">
            <w:rPr>
              <w:rFonts w:hint="eastAsia"/>
              <w:sz w:val="28"/>
              <w:szCs w:val="28"/>
            </w:rPr>
          </w:rPrChange>
        </w:rPr>
        <w:t>燥湿</w:t>
      </w:r>
      <w:ins w:id="1761" w:author="KOU IVY" w:date="2022-01-08T21:31:00Z">
        <w:r>
          <w:rPr>
            <w:rFonts w:ascii="仿宋" w:eastAsia="仿宋" w:hAnsi="仿宋" w:cs="仿宋" w:hint="eastAsia"/>
            <w:sz w:val="32"/>
            <w:szCs w:val="32"/>
            <w:rPrChange w:id="1762" w:author="ASUS" w:date="2022-01-09T23:32:00Z">
              <w:rPr>
                <w:rFonts w:hint="eastAsia"/>
                <w:sz w:val="28"/>
                <w:szCs w:val="28"/>
              </w:rPr>
            </w:rPrChange>
          </w:rPr>
          <w:t>，</w:t>
        </w:r>
      </w:ins>
      <w:r>
        <w:rPr>
          <w:rFonts w:ascii="仿宋" w:eastAsia="仿宋" w:hAnsi="仿宋" w:cs="仿宋" w:hint="eastAsia"/>
          <w:sz w:val="32"/>
          <w:szCs w:val="32"/>
          <w:rPrChange w:id="1763" w:author="ASUS" w:date="2022-01-09T23:32:00Z">
            <w:rPr>
              <w:rFonts w:hint="eastAsia"/>
              <w:sz w:val="28"/>
              <w:szCs w:val="28"/>
            </w:rPr>
          </w:rPrChange>
        </w:rPr>
        <w:t>2.</w:t>
      </w:r>
      <w:r>
        <w:rPr>
          <w:rFonts w:ascii="仿宋" w:eastAsia="仿宋" w:hAnsi="仿宋" w:cs="仿宋" w:hint="eastAsia"/>
          <w:sz w:val="32"/>
          <w:szCs w:val="32"/>
          <w:rPrChange w:id="1764" w:author="ASUS" w:date="2022-01-09T23:32:00Z">
            <w:rPr>
              <w:rFonts w:hint="eastAsia"/>
              <w:sz w:val="28"/>
              <w:szCs w:val="28"/>
            </w:rPr>
          </w:rPrChange>
        </w:rPr>
        <w:t>降，半夏</w:t>
      </w:r>
      <w:ins w:id="1765" w:author="KOU IVY" w:date="2022-01-08T21:31:00Z">
        <w:r>
          <w:rPr>
            <w:rFonts w:ascii="仿宋" w:eastAsia="仿宋" w:hAnsi="仿宋" w:cs="仿宋" w:hint="eastAsia"/>
            <w:sz w:val="32"/>
            <w:szCs w:val="32"/>
            <w:rPrChange w:id="1766" w:author="ASUS" w:date="2022-01-09T23:32:00Z">
              <w:rPr>
                <w:rFonts w:hint="eastAsia"/>
                <w:sz w:val="28"/>
                <w:szCs w:val="28"/>
              </w:rPr>
            </w:rPrChange>
          </w:rPr>
          <w:t>是</w:t>
        </w:r>
      </w:ins>
      <w:r>
        <w:rPr>
          <w:rFonts w:ascii="仿宋" w:eastAsia="仿宋" w:hAnsi="仿宋" w:cs="仿宋" w:hint="eastAsia"/>
          <w:sz w:val="32"/>
          <w:szCs w:val="32"/>
          <w:rPrChange w:id="1767" w:author="ASUS" w:date="2022-01-09T23:32:00Z">
            <w:rPr>
              <w:rFonts w:hint="eastAsia"/>
              <w:sz w:val="28"/>
              <w:szCs w:val="28"/>
            </w:rPr>
          </w:rPrChange>
        </w:rPr>
        <w:t>夏之半，</w:t>
      </w:r>
      <w:ins w:id="1768" w:author="KOU IVY" w:date="2022-01-08T21:31:00Z">
        <w:r>
          <w:rPr>
            <w:rFonts w:ascii="仿宋" w:eastAsia="仿宋" w:hAnsi="仿宋" w:cs="仿宋" w:hint="eastAsia"/>
            <w:sz w:val="32"/>
            <w:szCs w:val="32"/>
            <w:rPrChange w:id="1769" w:author="ASUS" w:date="2022-01-09T23:32:00Z">
              <w:rPr>
                <w:rFonts w:hint="eastAsia"/>
                <w:sz w:val="28"/>
                <w:szCs w:val="28"/>
              </w:rPr>
            </w:rPrChange>
          </w:rPr>
          <w:t>能</w:t>
        </w:r>
      </w:ins>
      <w:r>
        <w:rPr>
          <w:rFonts w:ascii="仿宋" w:eastAsia="仿宋" w:hAnsi="仿宋" w:cs="仿宋" w:hint="eastAsia"/>
          <w:sz w:val="32"/>
          <w:szCs w:val="32"/>
          <w:rPrChange w:id="1770" w:author="ASUS" w:date="2022-01-09T23:32:00Z">
            <w:rPr>
              <w:rFonts w:hint="eastAsia"/>
              <w:sz w:val="28"/>
              <w:szCs w:val="28"/>
            </w:rPr>
          </w:rPrChange>
        </w:rPr>
        <w:t>降阳明</w:t>
      </w:r>
      <w:del w:id="1771" w:author="KOU IVY" w:date="2022-01-08T21:31:00Z">
        <w:r>
          <w:rPr>
            <w:rFonts w:ascii="仿宋" w:eastAsia="仿宋" w:hAnsi="仿宋" w:cs="仿宋" w:hint="eastAsia"/>
            <w:sz w:val="32"/>
            <w:szCs w:val="32"/>
            <w:rPrChange w:id="177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）</w:delText>
        </w:r>
      </w:del>
      <w:ins w:id="1773" w:author="KOU IVY" w:date="2022-01-08T21:31:00Z">
        <w:r>
          <w:rPr>
            <w:rFonts w:ascii="仿宋" w:eastAsia="仿宋" w:hAnsi="仿宋" w:cs="仿宋" w:hint="eastAsia"/>
            <w:sz w:val="32"/>
            <w:szCs w:val="32"/>
            <w:rPrChange w:id="1774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r>
        <w:rPr>
          <w:rFonts w:ascii="仿宋" w:eastAsia="仿宋" w:hAnsi="仿宋" w:cs="仿宋" w:hint="eastAsia"/>
          <w:sz w:val="32"/>
          <w:szCs w:val="32"/>
          <w:rPrChange w:id="1775" w:author="ASUS" w:date="2022-01-09T23:32:00Z">
            <w:rPr>
              <w:rFonts w:hint="eastAsia"/>
              <w:sz w:val="28"/>
              <w:szCs w:val="28"/>
            </w:rPr>
          </w:rPrChange>
        </w:rPr>
        <w:t>痰</w:t>
      </w:r>
      <w:del w:id="1776" w:author="KOU IVY" w:date="2022-01-08T21:32:00Z">
        <w:r>
          <w:rPr>
            <w:rFonts w:ascii="仿宋" w:eastAsia="仿宋" w:hAnsi="仿宋" w:cs="仿宋" w:hint="eastAsia"/>
            <w:sz w:val="32"/>
            <w:szCs w:val="32"/>
            <w:rPrChange w:id="177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上</w:delText>
        </w:r>
      </w:del>
      <w:r>
        <w:rPr>
          <w:rFonts w:ascii="仿宋" w:eastAsia="仿宋" w:hAnsi="仿宋" w:cs="仿宋" w:hint="eastAsia"/>
          <w:sz w:val="32"/>
          <w:szCs w:val="32"/>
          <w:rPrChange w:id="1778" w:author="ASUS" w:date="2022-01-09T23:32:00Z">
            <w:rPr>
              <w:rFonts w:hint="eastAsia"/>
              <w:sz w:val="28"/>
              <w:szCs w:val="28"/>
            </w:rPr>
          </w:rPrChange>
        </w:rPr>
        <w:t>有两个火，说明往上钻的厉害，</w:t>
      </w:r>
      <w:del w:id="1779" w:author="KOU IVY" w:date="2022-01-08T21:32:00Z">
        <w:r>
          <w:rPr>
            <w:rFonts w:ascii="仿宋" w:eastAsia="仿宋" w:hAnsi="仿宋" w:cs="仿宋" w:hint="eastAsia"/>
            <w:sz w:val="32"/>
            <w:szCs w:val="32"/>
            <w:rPrChange w:id="178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你</w:delText>
        </w:r>
      </w:del>
      <w:r>
        <w:rPr>
          <w:rFonts w:ascii="仿宋" w:eastAsia="仿宋" w:hAnsi="仿宋" w:cs="仿宋" w:hint="eastAsia"/>
          <w:sz w:val="32"/>
          <w:szCs w:val="32"/>
          <w:rPrChange w:id="1781" w:author="ASUS" w:date="2022-01-09T23:32:00Z">
            <w:rPr>
              <w:rFonts w:hint="eastAsia"/>
              <w:sz w:val="28"/>
              <w:szCs w:val="28"/>
            </w:rPr>
          </w:rPrChange>
        </w:rPr>
        <w:t>要把</w:t>
      </w:r>
      <w:del w:id="1782" w:author="KOU IVY" w:date="2022-01-08T21:32:00Z">
        <w:r>
          <w:rPr>
            <w:rFonts w:ascii="仿宋" w:eastAsia="仿宋" w:hAnsi="仿宋" w:cs="仿宋" w:hint="eastAsia"/>
            <w:sz w:val="32"/>
            <w:szCs w:val="32"/>
            <w:rPrChange w:id="178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它</w:delText>
        </w:r>
      </w:del>
      <w:ins w:id="1784" w:author="KOU IVY" w:date="2022-01-08T21:32:00Z">
        <w:r>
          <w:rPr>
            <w:rFonts w:ascii="仿宋" w:eastAsia="仿宋" w:hAnsi="仿宋" w:cs="仿宋" w:hint="eastAsia"/>
            <w:sz w:val="32"/>
            <w:szCs w:val="32"/>
            <w:rPrChange w:id="1785" w:author="ASUS" w:date="2022-01-09T23:32:00Z">
              <w:rPr>
                <w:rFonts w:hint="eastAsia"/>
                <w:sz w:val="28"/>
                <w:szCs w:val="28"/>
              </w:rPr>
            </w:rPrChange>
          </w:rPr>
          <w:t>火</w:t>
        </w:r>
      </w:ins>
      <w:r>
        <w:rPr>
          <w:rFonts w:ascii="仿宋" w:eastAsia="仿宋" w:hAnsi="仿宋" w:cs="仿宋" w:hint="eastAsia"/>
          <w:sz w:val="32"/>
          <w:szCs w:val="32"/>
          <w:rPrChange w:id="1786" w:author="ASUS" w:date="2022-01-09T23:32:00Z">
            <w:rPr>
              <w:rFonts w:hint="eastAsia"/>
              <w:sz w:val="28"/>
              <w:szCs w:val="28"/>
            </w:rPr>
          </w:rPrChange>
        </w:rPr>
        <w:t>降下来，</w:t>
      </w:r>
      <w:ins w:id="1787" w:author="KOU IVY" w:date="2022-01-08T21:35:00Z">
        <w:r>
          <w:rPr>
            <w:rFonts w:ascii="仿宋" w:eastAsia="仿宋" w:hAnsi="仿宋" w:cs="仿宋" w:hint="eastAsia"/>
            <w:sz w:val="32"/>
            <w:szCs w:val="32"/>
            <w:rPrChange w:id="1788" w:author="ASUS" w:date="2022-01-09T23:32:00Z">
              <w:rPr>
                <w:rFonts w:hint="eastAsia"/>
                <w:sz w:val="28"/>
                <w:szCs w:val="28"/>
              </w:rPr>
            </w:rPrChange>
          </w:rPr>
          <w:t>而</w:t>
        </w:r>
      </w:ins>
      <w:del w:id="1789" w:author="KOU IVY" w:date="2022-01-08T21:35:00Z">
        <w:r>
          <w:rPr>
            <w:rFonts w:ascii="仿宋" w:eastAsia="仿宋" w:hAnsi="仿宋" w:cs="仿宋" w:hint="eastAsia"/>
            <w:sz w:val="32"/>
            <w:szCs w:val="32"/>
            <w:rPrChange w:id="179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它刺激你，你还要把它往上吹，要反其道而治，把它往下降，当我们</w:delText>
        </w:r>
      </w:del>
      <w:r>
        <w:rPr>
          <w:rFonts w:ascii="仿宋" w:eastAsia="仿宋" w:hAnsi="仿宋" w:cs="仿宋" w:hint="eastAsia"/>
          <w:sz w:val="32"/>
          <w:szCs w:val="32"/>
          <w:rPrChange w:id="1791" w:author="ASUS" w:date="2022-01-09T23:32:00Z">
            <w:rPr>
              <w:rFonts w:hint="eastAsia"/>
              <w:sz w:val="28"/>
              <w:szCs w:val="28"/>
            </w:rPr>
          </w:rPrChange>
        </w:rPr>
        <w:t>大量排痰时，脉象</w:t>
      </w:r>
      <w:del w:id="1792" w:author="KOU IVY" w:date="2022-01-08T21:35:00Z">
        <w:r>
          <w:rPr>
            <w:rFonts w:ascii="仿宋" w:eastAsia="仿宋" w:hAnsi="仿宋" w:cs="仿宋" w:hint="eastAsia"/>
            <w:sz w:val="32"/>
            <w:szCs w:val="32"/>
            <w:rPrChange w:id="179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支持，</w:delText>
        </w:r>
      </w:del>
      <w:r>
        <w:rPr>
          <w:rFonts w:ascii="仿宋" w:eastAsia="仿宋" w:hAnsi="仿宋" w:cs="仿宋" w:hint="eastAsia"/>
          <w:sz w:val="32"/>
          <w:szCs w:val="32"/>
          <w:rPrChange w:id="1794" w:author="ASUS" w:date="2022-01-09T23:32:00Z">
            <w:rPr>
              <w:rFonts w:hint="eastAsia"/>
              <w:sz w:val="28"/>
              <w:szCs w:val="28"/>
            </w:rPr>
          </w:rPrChange>
        </w:rPr>
        <w:t>有力量</w:t>
      </w:r>
      <w:ins w:id="1795" w:author="KOU IVY" w:date="2022-01-08T21:35:00Z">
        <w:r>
          <w:rPr>
            <w:rFonts w:ascii="仿宋" w:eastAsia="仿宋" w:hAnsi="仿宋" w:cs="仿宋" w:hint="eastAsia"/>
            <w:sz w:val="32"/>
            <w:szCs w:val="32"/>
            <w:rPrChange w:id="1796" w:author="ASUS" w:date="2022-01-09T23:32:00Z">
              <w:rPr>
                <w:rFonts w:hint="eastAsia"/>
                <w:sz w:val="28"/>
                <w:szCs w:val="28"/>
              </w:rPr>
            </w:rPrChange>
          </w:rPr>
          <w:t>，</w:t>
        </w:r>
      </w:ins>
      <w:ins w:id="1797" w:author="KOU IVY" w:date="2022-01-08T21:36:00Z">
        <w:r>
          <w:rPr>
            <w:rFonts w:ascii="仿宋" w:eastAsia="仿宋" w:hAnsi="仿宋" w:cs="仿宋" w:hint="eastAsia"/>
            <w:sz w:val="32"/>
            <w:szCs w:val="32"/>
            <w:rPrChange w:id="1798" w:author="ASUS" w:date="2022-01-09T23:32:00Z">
              <w:rPr>
                <w:rFonts w:hint="eastAsia"/>
                <w:sz w:val="28"/>
                <w:szCs w:val="28"/>
              </w:rPr>
            </w:rPrChange>
          </w:rPr>
          <w:t>湿比较足，</w:t>
        </w:r>
      </w:ins>
      <w:ins w:id="1799" w:author="KOU IVY" w:date="2022-01-08T21:35:00Z">
        <w:r>
          <w:rPr>
            <w:rFonts w:ascii="仿宋" w:eastAsia="仿宋" w:hAnsi="仿宋" w:cs="仿宋" w:hint="eastAsia"/>
            <w:sz w:val="32"/>
            <w:szCs w:val="32"/>
            <w:rPrChange w:id="1800" w:author="ASUS" w:date="2022-01-09T23:32:00Z">
              <w:rPr>
                <w:rFonts w:hint="eastAsia"/>
                <w:sz w:val="28"/>
                <w:szCs w:val="28"/>
              </w:rPr>
            </w:rPrChange>
          </w:rPr>
          <w:t>可</w:t>
        </w:r>
      </w:ins>
      <w:del w:id="1801" w:author="KOU IVY" w:date="2022-01-08T21:35:00Z">
        <w:r>
          <w:rPr>
            <w:rFonts w:ascii="仿宋" w:eastAsia="仿宋" w:hAnsi="仿宋" w:cs="仿宋" w:hint="eastAsia"/>
            <w:sz w:val="32"/>
            <w:szCs w:val="32"/>
            <w:rPrChange w:id="180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那种就</w:delText>
        </w:r>
      </w:del>
      <w:r>
        <w:rPr>
          <w:rFonts w:ascii="仿宋" w:eastAsia="仿宋" w:hAnsi="仿宋" w:cs="仿宋" w:hint="eastAsia"/>
          <w:sz w:val="32"/>
          <w:szCs w:val="32"/>
          <w:rPrChange w:id="1803" w:author="ASUS" w:date="2022-01-09T23:32:00Z">
            <w:rPr>
              <w:rFonts w:hint="eastAsia"/>
              <w:sz w:val="28"/>
              <w:szCs w:val="28"/>
            </w:rPr>
          </w:rPrChange>
        </w:rPr>
        <w:t>用半夏。</w:t>
      </w:r>
      <w:r>
        <w:rPr>
          <w:rFonts w:ascii="仿宋" w:eastAsia="仿宋" w:hAnsi="仿宋" w:cs="仿宋" w:hint="eastAsia"/>
          <w:b/>
          <w:bCs/>
          <w:sz w:val="32"/>
          <w:szCs w:val="32"/>
          <w:rPrChange w:id="1804" w:author="ASUS" w:date="2022-01-09T23:32:00Z">
            <w:rPr>
              <w:rFonts w:hint="eastAsia"/>
              <w:b/>
              <w:bCs/>
              <w:sz w:val="28"/>
              <w:szCs w:val="28"/>
            </w:rPr>
          </w:rPrChange>
        </w:rPr>
        <w:t>虚性咳嗽空的那种不能用半夏</w:t>
      </w:r>
      <w:r>
        <w:rPr>
          <w:rFonts w:ascii="仿宋" w:eastAsia="仿宋" w:hAnsi="仿宋" w:cs="仿宋" w:hint="eastAsia"/>
          <w:sz w:val="32"/>
          <w:szCs w:val="32"/>
          <w:rPrChange w:id="1805" w:author="ASUS" w:date="2022-01-09T23:32:00Z">
            <w:rPr>
              <w:rFonts w:hint="eastAsia"/>
              <w:sz w:val="28"/>
              <w:szCs w:val="28"/>
            </w:rPr>
          </w:rPrChange>
        </w:rPr>
        <w:t>。肺部内压高了，湿顶起来在那里化不开，用半夏去燥，痰就出来了，为什么？半夏燥性强，</w:t>
      </w:r>
      <w:ins w:id="1806" w:author="KOU IVY" w:date="2022-01-08T21:37:00Z">
        <w:r>
          <w:rPr>
            <w:rFonts w:ascii="仿宋" w:eastAsia="仿宋" w:hAnsi="仿宋" w:cs="仿宋" w:hint="eastAsia"/>
            <w:sz w:val="32"/>
            <w:szCs w:val="32"/>
            <w:rPrChange w:id="1807" w:author="ASUS" w:date="2022-01-09T23:32:00Z">
              <w:rPr>
                <w:rFonts w:hint="eastAsia"/>
                <w:sz w:val="28"/>
                <w:szCs w:val="28"/>
              </w:rPr>
            </w:rPrChange>
          </w:rPr>
          <w:t>辣就</w:t>
        </w:r>
      </w:ins>
      <w:r>
        <w:rPr>
          <w:rFonts w:ascii="仿宋" w:eastAsia="仿宋" w:hAnsi="仿宋" w:cs="仿宋" w:hint="eastAsia"/>
          <w:sz w:val="32"/>
          <w:szCs w:val="32"/>
          <w:rPrChange w:id="1808" w:author="ASUS" w:date="2022-01-09T23:32:00Z">
            <w:rPr>
              <w:rFonts w:hint="eastAsia"/>
              <w:sz w:val="28"/>
              <w:szCs w:val="28"/>
            </w:rPr>
          </w:rPrChange>
        </w:rPr>
        <w:t>调元气过来攻湿，痰就出来</w:t>
      </w:r>
      <w:del w:id="1809" w:author="KOU IVY" w:date="2022-01-08T21:38:00Z">
        <w:r>
          <w:rPr>
            <w:rFonts w:ascii="仿宋" w:eastAsia="仿宋" w:hAnsi="仿宋" w:cs="仿宋" w:hint="eastAsia"/>
            <w:sz w:val="32"/>
            <w:szCs w:val="32"/>
            <w:rPrChange w:id="181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了，但痰往哪里跑呢？</w:delText>
        </w:r>
      </w:del>
      <w:r>
        <w:rPr>
          <w:rFonts w:ascii="仿宋" w:eastAsia="仿宋" w:hAnsi="仿宋" w:cs="仿宋" w:hint="eastAsia"/>
          <w:sz w:val="32"/>
          <w:szCs w:val="32"/>
          <w:rPrChange w:id="1811" w:author="ASUS" w:date="2022-01-09T23:32:00Z">
            <w:rPr>
              <w:rFonts w:hint="eastAsia"/>
              <w:sz w:val="28"/>
              <w:szCs w:val="28"/>
            </w:rPr>
          </w:rPrChange>
        </w:rPr>
        <w:t>往上顶，半夏把</w:t>
      </w:r>
      <w:del w:id="1812" w:author="KOU IVY" w:date="2022-01-08T21:39:00Z">
        <w:r>
          <w:rPr>
            <w:rFonts w:ascii="仿宋" w:eastAsia="仿宋" w:hAnsi="仿宋" w:cs="仿宋" w:hint="eastAsia"/>
            <w:sz w:val="32"/>
            <w:szCs w:val="32"/>
            <w:rPrChange w:id="181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你</w:delText>
        </w:r>
      </w:del>
      <w:ins w:id="1814" w:author="KOU IVY" w:date="2022-01-08T21:39:00Z">
        <w:r>
          <w:rPr>
            <w:rFonts w:ascii="仿宋" w:eastAsia="仿宋" w:hAnsi="仿宋" w:cs="仿宋" w:hint="eastAsia"/>
            <w:sz w:val="32"/>
            <w:szCs w:val="32"/>
            <w:rPrChange w:id="1815" w:author="ASUS" w:date="2022-01-09T23:32:00Z">
              <w:rPr>
                <w:rFonts w:hint="eastAsia"/>
                <w:sz w:val="28"/>
                <w:szCs w:val="28"/>
              </w:rPr>
            </w:rPrChange>
          </w:rPr>
          <w:t>湿</w:t>
        </w:r>
      </w:ins>
      <w:r>
        <w:rPr>
          <w:rFonts w:ascii="仿宋" w:eastAsia="仿宋" w:hAnsi="仿宋" w:cs="仿宋" w:hint="eastAsia"/>
          <w:sz w:val="32"/>
          <w:szCs w:val="32"/>
          <w:rPrChange w:id="1816" w:author="ASUS" w:date="2022-01-09T23:32:00Z">
            <w:rPr>
              <w:rFonts w:hint="eastAsia"/>
              <w:sz w:val="28"/>
              <w:szCs w:val="28"/>
            </w:rPr>
          </w:rPrChange>
        </w:rPr>
        <w:t>化开，还要把</w:t>
      </w:r>
      <w:ins w:id="1817" w:author="KOU IVY" w:date="2022-01-08T21:39:00Z">
        <w:r>
          <w:rPr>
            <w:rFonts w:ascii="仿宋" w:eastAsia="仿宋" w:hAnsi="仿宋" w:cs="仿宋" w:hint="eastAsia"/>
            <w:sz w:val="32"/>
            <w:szCs w:val="32"/>
            <w:rPrChange w:id="1818" w:author="ASUS" w:date="2022-01-09T23:32:00Z">
              <w:rPr>
                <w:rFonts w:hint="eastAsia"/>
                <w:sz w:val="28"/>
                <w:szCs w:val="28"/>
              </w:rPr>
            </w:rPrChange>
          </w:rPr>
          <w:t>痰</w:t>
        </w:r>
      </w:ins>
      <w:del w:id="1819" w:author="KOU IVY" w:date="2022-01-08T21:39:00Z">
        <w:r>
          <w:rPr>
            <w:rFonts w:ascii="仿宋" w:eastAsia="仿宋" w:hAnsi="仿宋" w:cs="仿宋" w:hint="eastAsia"/>
            <w:sz w:val="32"/>
            <w:szCs w:val="32"/>
            <w:rPrChange w:id="182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你</w:delText>
        </w:r>
      </w:del>
      <w:r>
        <w:rPr>
          <w:rFonts w:ascii="仿宋" w:eastAsia="仿宋" w:hAnsi="仿宋" w:cs="仿宋" w:hint="eastAsia"/>
          <w:sz w:val="32"/>
          <w:szCs w:val="32"/>
          <w:rPrChange w:id="1821" w:author="ASUS" w:date="2022-01-09T23:32:00Z">
            <w:rPr>
              <w:rFonts w:hint="eastAsia"/>
              <w:sz w:val="28"/>
              <w:szCs w:val="28"/>
            </w:rPr>
          </w:rPrChange>
        </w:rPr>
        <w:t>降下去。</w:t>
      </w:r>
    </w:p>
    <w:p w:rsidR="006B1471" w:rsidRPr="006B1471" w:rsidRDefault="00470CBE">
      <w:pPr>
        <w:ind w:firstLineChars="200" w:firstLine="643"/>
        <w:rPr>
          <w:ins w:id="1822" w:author="KOU IVY" w:date="2022-01-08T21:51:00Z"/>
          <w:rFonts w:ascii="仿宋" w:eastAsia="仿宋" w:hAnsi="仿宋" w:cs="仿宋"/>
          <w:sz w:val="32"/>
          <w:szCs w:val="32"/>
          <w:rPrChange w:id="1823" w:author="ASUS" w:date="2022-01-09T23:32:00Z">
            <w:rPr>
              <w:ins w:id="1824" w:author="KOU IVY" w:date="2022-01-08T21:51:00Z"/>
              <w:sz w:val="28"/>
              <w:szCs w:val="28"/>
            </w:rPr>
          </w:rPrChange>
        </w:rPr>
      </w:pPr>
      <w:r>
        <w:rPr>
          <w:rFonts w:ascii="仿宋" w:eastAsia="仿宋" w:hAnsi="仿宋" w:cs="仿宋" w:hint="eastAsia"/>
          <w:b/>
          <w:bCs/>
          <w:sz w:val="32"/>
          <w:szCs w:val="32"/>
          <w:rPrChange w:id="1825" w:author="ASUS" w:date="2022-01-09T23:32:00Z">
            <w:rPr>
              <w:rFonts w:hint="eastAsia"/>
              <w:b/>
              <w:bCs/>
              <w:sz w:val="28"/>
              <w:szCs w:val="28"/>
            </w:rPr>
          </w:rPrChange>
        </w:rPr>
        <w:t>橘红</w:t>
      </w:r>
      <w:del w:id="1826" w:author="KOU IVY" w:date="2022-01-08T21:39:00Z">
        <w:r>
          <w:rPr>
            <w:rFonts w:ascii="仿宋" w:eastAsia="仿宋" w:hAnsi="仿宋" w:cs="仿宋" w:hint="eastAsia"/>
            <w:b/>
            <w:bCs/>
            <w:sz w:val="32"/>
            <w:szCs w:val="32"/>
            <w:rPrChange w:id="1827" w:author="ASUS" w:date="2022-01-09T23:32:00Z">
              <w:rPr>
                <w:rFonts w:hint="eastAsia"/>
                <w:b/>
                <w:bCs/>
                <w:sz w:val="28"/>
                <w:szCs w:val="28"/>
              </w:rPr>
            </w:rPrChange>
          </w:rPr>
          <w:delText>；</w:delText>
        </w:r>
      </w:del>
      <w:ins w:id="1828" w:author="KOU IVY" w:date="2022-01-08T21:39:00Z">
        <w:r>
          <w:rPr>
            <w:rFonts w:ascii="仿宋" w:eastAsia="仿宋" w:hAnsi="仿宋" w:cs="仿宋" w:hint="eastAsia"/>
            <w:b/>
            <w:bCs/>
            <w:sz w:val="32"/>
            <w:szCs w:val="32"/>
            <w:rPrChange w:id="1829" w:author="ASUS" w:date="2022-01-09T23:32:00Z">
              <w:rPr>
                <w:rFonts w:hint="eastAsia"/>
                <w:b/>
                <w:bCs/>
                <w:sz w:val="28"/>
                <w:szCs w:val="28"/>
              </w:rPr>
            </w:rPrChange>
          </w:rPr>
          <w:t>：</w:t>
        </w:r>
      </w:ins>
      <w:r>
        <w:rPr>
          <w:rFonts w:ascii="仿宋" w:eastAsia="仿宋" w:hAnsi="仿宋" w:cs="仿宋" w:hint="eastAsia"/>
          <w:sz w:val="32"/>
          <w:szCs w:val="32"/>
          <w:rPrChange w:id="1830" w:author="ASUS" w:date="2022-01-09T23:32:00Z">
            <w:rPr>
              <w:rFonts w:hint="eastAsia"/>
              <w:sz w:val="28"/>
              <w:szCs w:val="28"/>
            </w:rPr>
          </w:rPrChange>
        </w:rPr>
        <w:t>用皮，肺主皮毛，走哪里？皮</w:t>
      </w:r>
      <w:del w:id="1831" w:author="KOU IVY" w:date="2022-01-08T21:40:00Z">
        <w:r>
          <w:rPr>
            <w:rFonts w:ascii="仿宋" w:eastAsia="仿宋" w:hAnsi="仿宋" w:cs="仿宋" w:hint="eastAsia"/>
            <w:sz w:val="32"/>
            <w:szCs w:val="32"/>
            <w:rPrChange w:id="183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还</w:delText>
        </w:r>
      </w:del>
      <w:r>
        <w:rPr>
          <w:rFonts w:ascii="仿宋" w:eastAsia="仿宋" w:hAnsi="仿宋" w:cs="仿宋" w:hint="eastAsia"/>
          <w:sz w:val="32"/>
          <w:szCs w:val="32"/>
          <w:rPrChange w:id="1833" w:author="ASUS" w:date="2022-01-09T23:32:00Z">
            <w:rPr>
              <w:rFonts w:hint="eastAsia"/>
              <w:sz w:val="28"/>
              <w:szCs w:val="28"/>
            </w:rPr>
          </w:rPrChange>
        </w:rPr>
        <w:t>有收敛的功能，橘红为什么要把它放</w:t>
      </w:r>
      <w:del w:id="1834" w:author="KOU IVY" w:date="2022-01-08T21:40:00Z">
        <w:r>
          <w:rPr>
            <w:rFonts w:ascii="仿宋" w:eastAsia="仿宋" w:hAnsi="仿宋" w:cs="仿宋" w:hint="eastAsia"/>
            <w:sz w:val="32"/>
            <w:szCs w:val="32"/>
            <w:rPrChange w:id="183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“</w:delText>
        </w:r>
      </w:del>
      <w:r>
        <w:rPr>
          <w:rFonts w:ascii="仿宋" w:eastAsia="仿宋" w:hAnsi="仿宋" w:cs="仿宋" w:hint="eastAsia"/>
          <w:sz w:val="32"/>
          <w:szCs w:val="32"/>
          <w:rPrChange w:id="1836" w:author="ASUS" w:date="2022-01-09T23:32:00Z">
            <w:rPr>
              <w:rFonts w:hint="eastAsia"/>
              <w:sz w:val="28"/>
              <w:szCs w:val="28"/>
            </w:rPr>
          </w:rPrChange>
        </w:rPr>
        <w:t>陈</w:t>
      </w:r>
      <w:del w:id="1837" w:author="KOU IVY" w:date="2022-01-08T21:40:00Z">
        <w:r>
          <w:rPr>
            <w:rFonts w:ascii="仿宋" w:eastAsia="仿宋" w:hAnsi="仿宋" w:cs="仿宋" w:hint="eastAsia"/>
            <w:sz w:val="32"/>
            <w:szCs w:val="32"/>
            <w:rPrChange w:id="183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”</w:delText>
        </w:r>
      </w:del>
      <w:r>
        <w:rPr>
          <w:rFonts w:ascii="仿宋" w:eastAsia="仿宋" w:hAnsi="仿宋" w:cs="仿宋" w:hint="eastAsia"/>
          <w:sz w:val="32"/>
          <w:szCs w:val="32"/>
          <w:rPrChange w:id="1839" w:author="ASUS" w:date="2022-01-09T23:32:00Z">
            <w:rPr>
              <w:rFonts w:hint="eastAsia"/>
              <w:sz w:val="28"/>
              <w:szCs w:val="28"/>
            </w:rPr>
          </w:rPrChange>
        </w:rPr>
        <w:t>，鲜品橘红是什么？颜色</w:t>
      </w:r>
      <w:del w:id="1840" w:author="KOU IVY" w:date="2022-01-08T21:40:00Z">
        <w:r>
          <w:rPr>
            <w:rFonts w:ascii="仿宋" w:eastAsia="仿宋" w:hAnsi="仿宋" w:cs="仿宋" w:hint="eastAsia"/>
            <w:sz w:val="32"/>
            <w:szCs w:val="32"/>
            <w:rPrChange w:id="184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（</w:delText>
        </w:r>
      </w:del>
      <w:r>
        <w:rPr>
          <w:rFonts w:ascii="仿宋" w:eastAsia="仿宋" w:hAnsi="仿宋" w:cs="仿宋" w:hint="eastAsia"/>
          <w:sz w:val="32"/>
          <w:szCs w:val="32"/>
          <w:rPrChange w:id="1842" w:author="ASUS" w:date="2022-01-09T23:32:00Z">
            <w:rPr>
              <w:rFonts w:hint="eastAsia"/>
              <w:sz w:val="28"/>
              <w:szCs w:val="28"/>
            </w:rPr>
          </w:rPrChange>
        </w:rPr>
        <w:t>外</w:t>
      </w:r>
      <w:del w:id="1843" w:author="KOU IVY" w:date="2022-01-08T21:40:00Z">
        <w:r>
          <w:rPr>
            <w:rFonts w:ascii="仿宋" w:eastAsia="仿宋" w:hAnsi="仿宋" w:cs="仿宋" w:hint="eastAsia"/>
            <w:sz w:val="32"/>
            <w:szCs w:val="32"/>
            <w:rPrChange w:id="184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面</w:delText>
        </w:r>
      </w:del>
      <w:r>
        <w:rPr>
          <w:rFonts w:ascii="仿宋" w:eastAsia="仿宋" w:hAnsi="仿宋" w:cs="仿宋" w:hint="eastAsia"/>
          <w:sz w:val="32"/>
          <w:szCs w:val="32"/>
          <w:rPrChange w:id="1845" w:author="ASUS" w:date="2022-01-09T23:32:00Z">
            <w:rPr>
              <w:rFonts w:hint="eastAsia"/>
              <w:sz w:val="28"/>
              <w:szCs w:val="28"/>
            </w:rPr>
          </w:rPrChange>
        </w:rPr>
        <w:t>黄里白</w:t>
      </w:r>
      <w:del w:id="1846" w:author="KOU IVY" w:date="2022-01-08T21:41:00Z">
        <w:r>
          <w:rPr>
            <w:rFonts w:ascii="仿宋" w:eastAsia="仿宋" w:hAnsi="仿宋" w:cs="仿宋" w:hint="eastAsia"/>
            <w:sz w:val="32"/>
            <w:szCs w:val="32"/>
            <w:rPrChange w:id="184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）</w:delText>
        </w:r>
      </w:del>
      <w:ins w:id="1848" w:author="KOU IVY" w:date="2022-01-08T21:41:00Z">
        <w:r>
          <w:rPr>
            <w:rFonts w:ascii="仿宋" w:eastAsia="仿宋" w:hAnsi="仿宋" w:cs="仿宋" w:hint="eastAsia"/>
            <w:sz w:val="32"/>
            <w:szCs w:val="32"/>
            <w:rPrChange w:id="1849" w:author="ASUS" w:date="2022-01-09T23:32:00Z">
              <w:rPr>
                <w:rFonts w:hint="eastAsia"/>
                <w:sz w:val="28"/>
                <w:szCs w:val="28"/>
              </w:rPr>
            </w:rPrChange>
          </w:rPr>
          <w:t>，</w:t>
        </w:r>
      </w:ins>
      <w:r>
        <w:rPr>
          <w:rFonts w:ascii="仿宋" w:eastAsia="仿宋" w:hAnsi="仿宋" w:cs="仿宋" w:hint="eastAsia"/>
          <w:sz w:val="32"/>
          <w:szCs w:val="32"/>
          <w:rPrChange w:id="1850" w:author="ASUS" w:date="2022-01-09T23:32:00Z">
            <w:rPr>
              <w:rFonts w:hint="eastAsia"/>
              <w:sz w:val="28"/>
              <w:szCs w:val="28"/>
            </w:rPr>
          </w:rPrChange>
        </w:rPr>
        <w:t>放久</w:t>
      </w:r>
      <w:del w:id="1851" w:author="KOU IVY" w:date="2022-01-08T21:41:00Z">
        <w:r>
          <w:rPr>
            <w:rFonts w:ascii="仿宋" w:eastAsia="仿宋" w:hAnsi="仿宋" w:cs="仿宋" w:hint="eastAsia"/>
            <w:sz w:val="32"/>
            <w:szCs w:val="32"/>
            <w:rPrChange w:id="185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呢？</w:delText>
        </w:r>
      </w:del>
      <w:ins w:id="1853" w:author="KOU IVY" w:date="2022-01-08T21:41:00Z">
        <w:r>
          <w:rPr>
            <w:rFonts w:ascii="仿宋" w:eastAsia="仿宋" w:hAnsi="仿宋" w:cs="仿宋" w:hint="eastAsia"/>
            <w:sz w:val="32"/>
            <w:szCs w:val="32"/>
            <w:rPrChange w:id="1854" w:author="ASUS" w:date="2022-01-09T23:32:00Z">
              <w:rPr>
                <w:rFonts w:hint="eastAsia"/>
                <w:sz w:val="28"/>
                <w:szCs w:val="28"/>
              </w:rPr>
            </w:rPrChange>
          </w:rPr>
          <w:t>后</w:t>
        </w:r>
      </w:ins>
      <w:r>
        <w:rPr>
          <w:rFonts w:ascii="仿宋" w:eastAsia="仿宋" w:hAnsi="仿宋" w:cs="仿宋" w:hint="eastAsia"/>
          <w:sz w:val="32"/>
          <w:szCs w:val="32"/>
          <w:rPrChange w:id="1855" w:author="ASUS" w:date="2022-01-09T23:32:00Z">
            <w:rPr>
              <w:rFonts w:hint="eastAsia"/>
              <w:sz w:val="28"/>
              <w:szCs w:val="28"/>
            </w:rPr>
          </w:rPrChange>
        </w:rPr>
        <w:t>颜色暗</w:t>
      </w:r>
      <w:del w:id="1856" w:author="KOU IVY" w:date="2022-01-08T21:41:00Z">
        <w:r>
          <w:rPr>
            <w:rFonts w:ascii="仿宋" w:eastAsia="仿宋" w:hAnsi="仿宋" w:cs="仿宋" w:hint="eastAsia"/>
            <w:sz w:val="32"/>
            <w:szCs w:val="32"/>
            <w:rPrChange w:id="185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，橘</w:delText>
        </w:r>
      </w:del>
      <w:r>
        <w:rPr>
          <w:rFonts w:ascii="仿宋" w:eastAsia="仿宋" w:hAnsi="仿宋" w:cs="仿宋" w:hint="eastAsia"/>
          <w:sz w:val="32"/>
          <w:szCs w:val="32"/>
          <w:rPrChange w:id="1858" w:author="ASUS" w:date="2022-01-09T23:32:00Z">
            <w:rPr>
              <w:rFonts w:hint="eastAsia"/>
              <w:sz w:val="28"/>
              <w:szCs w:val="28"/>
            </w:rPr>
          </w:rPrChange>
        </w:rPr>
        <w:t>红，红说明疏通力量强，</w:t>
      </w:r>
      <w:del w:id="1859" w:author="KOU IVY" w:date="2022-01-08T21:42:00Z">
        <w:r>
          <w:rPr>
            <w:rFonts w:ascii="仿宋" w:eastAsia="仿宋" w:hAnsi="仿宋" w:cs="仿宋" w:hint="eastAsia"/>
            <w:sz w:val="32"/>
            <w:szCs w:val="32"/>
            <w:rPrChange w:id="186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放一段时间水分少，</w:delText>
        </w:r>
      </w:del>
      <w:ins w:id="1861" w:author="KOU IVY" w:date="2022-01-08T21:42:00Z">
        <w:r>
          <w:rPr>
            <w:rFonts w:ascii="仿宋" w:eastAsia="仿宋" w:hAnsi="仿宋" w:cs="仿宋" w:hint="eastAsia"/>
            <w:sz w:val="32"/>
            <w:szCs w:val="32"/>
            <w:rPrChange w:id="1862" w:author="ASUS" w:date="2022-01-09T23:32:00Z">
              <w:rPr>
                <w:rFonts w:hint="eastAsia"/>
                <w:sz w:val="28"/>
                <w:szCs w:val="28"/>
              </w:rPr>
            </w:rPrChange>
          </w:rPr>
          <w:t>干品</w:t>
        </w:r>
      </w:ins>
      <w:r>
        <w:rPr>
          <w:rFonts w:ascii="仿宋" w:eastAsia="仿宋" w:hAnsi="仿宋" w:cs="仿宋" w:hint="eastAsia"/>
          <w:sz w:val="32"/>
          <w:szCs w:val="32"/>
          <w:rPrChange w:id="1863" w:author="ASUS" w:date="2022-01-09T23:32:00Z">
            <w:rPr>
              <w:rFonts w:hint="eastAsia"/>
              <w:sz w:val="28"/>
              <w:szCs w:val="28"/>
            </w:rPr>
          </w:rPrChange>
        </w:rPr>
        <w:t>有利于化湿</w:t>
      </w:r>
      <w:del w:id="1864" w:author="KOU IVY" w:date="2022-01-08T21:42:00Z">
        <w:r>
          <w:rPr>
            <w:rFonts w:ascii="仿宋" w:eastAsia="仿宋" w:hAnsi="仿宋" w:cs="仿宋" w:hint="eastAsia"/>
            <w:sz w:val="32"/>
            <w:szCs w:val="32"/>
            <w:rPrChange w:id="186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（</w:delText>
        </w:r>
      </w:del>
      <w:ins w:id="1866" w:author="KOU IVY" w:date="2022-01-08T21:42:00Z">
        <w:r>
          <w:rPr>
            <w:rFonts w:ascii="仿宋" w:eastAsia="仿宋" w:hAnsi="仿宋" w:cs="仿宋" w:hint="eastAsia"/>
            <w:sz w:val="32"/>
            <w:szCs w:val="32"/>
            <w:rPrChange w:id="1867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r>
        <w:rPr>
          <w:rFonts w:ascii="仿宋" w:eastAsia="仿宋" w:hAnsi="仿宋" w:cs="仿宋" w:hint="eastAsia"/>
          <w:sz w:val="32"/>
          <w:szCs w:val="32"/>
          <w:rPrChange w:id="1868" w:author="ASUS" w:date="2022-01-09T23:32:00Z">
            <w:rPr>
              <w:rFonts w:hint="eastAsia"/>
              <w:sz w:val="28"/>
              <w:szCs w:val="28"/>
            </w:rPr>
          </w:rPrChange>
        </w:rPr>
        <w:t>鲜品橘红</w:t>
      </w:r>
      <w:del w:id="1869" w:author="KOU IVY" w:date="2022-01-08T21:42:00Z">
        <w:r>
          <w:rPr>
            <w:rFonts w:ascii="仿宋" w:eastAsia="仿宋" w:hAnsi="仿宋" w:cs="仿宋" w:hint="eastAsia"/>
            <w:sz w:val="32"/>
            <w:szCs w:val="32"/>
            <w:rPrChange w:id="187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r>
        <w:rPr>
          <w:rFonts w:ascii="仿宋" w:eastAsia="仿宋" w:hAnsi="仿宋" w:cs="仿宋" w:hint="eastAsia"/>
          <w:sz w:val="32"/>
          <w:szCs w:val="32"/>
          <w:rPrChange w:id="1871" w:author="ASUS" w:date="2022-01-09T23:32:00Z">
            <w:rPr>
              <w:rFonts w:hint="eastAsia"/>
              <w:sz w:val="28"/>
              <w:szCs w:val="28"/>
            </w:rPr>
          </w:rPrChange>
        </w:rPr>
        <w:t>水分多</w:t>
      </w:r>
      <w:ins w:id="1872" w:author="KOU IVY" w:date="2022-01-08T21:42:00Z">
        <w:r>
          <w:rPr>
            <w:rFonts w:ascii="仿宋" w:eastAsia="仿宋" w:hAnsi="仿宋" w:cs="仿宋" w:hint="eastAsia"/>
            <w:sz w:val="32"/>
            <w:szCs w:val="32"/>
            <w:rPrChange w:id="1873" w:author="ASUS" w:date="2022-01-09T23:32:00Z">
              <w:rPr>
                <w:rFonts w:hint="eastAsia"/>
                <w:sz w:val="28"/>
                <w:szCs w:val="28"/>
              </w:rPr>
            </w:rPrChange>
          </w:rPr>
          <w:t>，质润</w:t>
        </w:r>
      </w:ins>
      <w:r>
        <w:rPr>
          <w:rFonts w:ascii="仿宋" w:eastAsia="仿宋" w:hAnsi="仿宋" w:cs="仿宋" w:hint="eastAsia"/>
          <w:sz w:val="32"/>
          <w:szCs w:val="32"/>
          <w:rPrChange w:id="1874" w:author="ASUS" w:date="2022-01-09T23:32:00Z">
            <w:rPr>
              <w:rFonts w:hint="eastAsia"/>
              <w:sz w:val="28"/>
              <w:szCs w:val="28"/>
            </w:rPr>
          </w:rPrChange>
        </w:rPr>
        <w:t>不利于化湿</w:t>
      </w:r>
      <w:del w:id="1875" w:author="KOU IVY" w:date="2022-01-08T21:42:00Z">
        <w:r>
          <w:rPr>
            <w:rFonts w:ascii="仿宋" w:eastAsia="仿宋" w:hAnsi="仿宋" w:cs="仿宋" w:hint="eastAsia"/>
            <w:sz w:val="32"/>
            <w:szCs w:val="32"/>
            <w:rPrChange w:id="187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）</w:delText>
        </w:r>
      </w:del>
      <w:ins w:id="1877" w:author="KOU IVY" w:date="2022-01-08T21:42:00Z">
        <w:r>
          <w:rPr>
            <w:rFonts w:ascii="仿宋" w:eastAsia="仿宋" w:hAnsi="仿宋" w:cs="仿宋" w:hint="eastAsia"/>
            <w:sz w:val="32"/>
            <w:szCs w:val="32"/>
            <w:rPrChange w:id="1878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del w:id="1879" w:author="KOU IVY" w:date="2022-01-08T21:42:00Z">
        <w:r>
          <w:rPr>
            <w:rFonts w:ascii="仿宋" w:eastAsia="仿宋" w:hAnsi="仿宋" w:cs="仿宋" w:hint="eastAsia"/>
            <w:sz w:val="32"/>
            <w:szCs w:val="32"/>
            <w:rPrChange w:id="188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化湿我们</w:delText>
        </w:r>
      </w:del>
      <w:r>
        <w:rPr>
          <w:rFonts w:ascii="仿宋" w:eastAsia="仿宋" w:hAnsi="仿宋" w:cs="仿宋" w:hint="eastAsia"/>
          <w:sz w:val="32"/>
          <w:szCs w:val="32"/>
          <w:rPrChange w:id="1881" w:author="ASUS" w:date="2022-01-09T23:32:00Z">
            <w:rPr>
              <w:rFonts w:hint="eastAsia"/>
              <w:sz w:val="28"/>
              <w:szCs w:val="28"/>
            </w:rPr>
          </w:rPrChange>
        </w:rPr>
        <w:t>要利用燥性</w:t>
      </w:r>
      <w:ins w:id="1882" w:author="KOU IVY" w:date="2022-01-08T21:42:00Z">
        <w:r>
          <w:rPr>
            <w:rFonts w:ascii="仿宋" w:eastAsia="仿宋" w:hAnsi="仿宋" w:cs="仿宋" w:hint="eastAsia"/>
            <w:sz w:val="32"/>
            <w:szCs w:val="32"/>
            <w:rPrChange w:id="1883" w:author="ASUS" w:date="2022-01-09T23:32:00Z">
              <w:rPr>
                <w:rFonts w:hint="eastAsia"/>
                <w:sz w:val="28"/>
                <w:szCs w:val="28"/>
              </w:rPr>
            </w:rPrChange>
          </w:rPr>
          <w:t>化湿</w:t>
        </w:r>
      </w:ins>
      <w:r>
        <w:rPr>
          <w:rFonts w:ascii="仿宋" w:eastAsia="仿宋" w:hAnsi="仿宋" w:cs="仿宋" w:hint="eastAsia"/>
          <w:sz w:val="32"/>
          <w:szCs w:val="32"/>
          <w:rPrChange w:id="1884" w:author="ASUS" w:date="2022-01-09T23:32:00Z">
            <w:rPr>
              <w:rFonts w:hint="eastAsia"/>
              <w:sz w:val="28"/>
              <w:szCs w:val="28"/>
            </w:rPr>
          </w:rPrChange>
        </w:rPr>
        <w:t>，</w:t>
      </w:r>
      <w:ins w:id="1885" w:author="KOU IVY" w:date="2022-01-08T21:44:00Z">
        <w:r>
          <w:rPr>
            <w:rFonts w:ascii="仿宋" w:eastAsia="仿宋" w:hAnsi="仿宋" w:cs="仿宋" w:hint="eastAsia"/>
            <w:sz w:val="32"/>
            <w:szCs w:val="32"/>
            <w:rPrChange w:id="1886" w:author="ASUS" w:date="2022-01-09T23:32:00Z">
              <w:rPr>
                <w:rFonts w:hint="eastAsia"/>
                <w:sz w:val="28"/>
                <w:szCs w:val="28"/>
              </w:rPr>
            </w:rPrChange>
          </w:rPr>
          <w:t>橘红</w:t>
        </w:r>
      </w:ins>
      <w:r>
        <w:rPr>
          <w:rFonts w:ascii="仿宋" w:eastAsia="仿宋" w:hAnsi="仿宋" w:cs="仿宋" w:hint="eastAsia"/>
          <w:sz w:val="32"/>
          <w:szCs w:val="32"/>
          <w:rPrChange w:id="1887" w:author="ASUS" w:date="2022-01-09T23:32:00Z">
            <w:rPr>
              <w:rFonts w:hint="eastAsia"/>
              <w:sz w:val="28"/>
              <w:szCs w:val="28"/>
            </w:rPr>
          </w:rPrChange>
        </w:rPr>
        <w:t>干了以后燥性增强。假如</w:t>
      </w:r>
      <w:del w:id="1888" w:author="KOU IVY" w:date="2022-01-08T21:45:00Z">
        <w:r>
          <w:rPr>
            <w:rFonts w:ascii="仿宋" w:eastAsia="仿宋" w:hAnsi="仿宋" w:cs="仿宋" w:hint="eastAsia"/>
            <w:sz w:val="32"/>
            <w:szCs w:val="32"/>
            <w:rPrChange w:id="188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你们要去治痰，这痰</w:delText>
        </w:r>
      </w:del>
      <w:r>
        <w:rPr>
          <w:rFonts w:ascii="仿宋" w:eastAsia="仿宋" w:hAnsi="仿宋" w:cs="仿宋" w:hint="eastAsia"/>
          <w:sz w:val="32"/>
          <w:szCs w:val="32"/>
          <w:rPrChange w:id="1890" w:author="ASUS" w:date="2022-01-09T23:32:00Z">
            <w:rPr>
              <w:rFonts w:hint="eastAsia"/>
              <w:sz w:val="28"/>
              <w:szCs w:val="28"/>
            </w:rPr>
          </w:rPrChange>
        </w:rPr>
        <w:t>是干痰</w:t>
      </w:r>
      <w:del w:id="1891" w:author="KOU IVY" w:date="2022-01-08T21:45:00Z">
        <w:r>
          <w:rPr>
            <w:rFonts w:ascii="仿宋" w:eastAsia="仿宋" w:hAnsi="仿宋" w:cs="仿宋" w:hint="eastAsia"/>
            <w:sz w:val="32"/>
            <w:szCs w:val="32"/>
            <w:rPrChange w:id="189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1893" w:author="KOU IVY" w:date="2022-01-08T21:45:00Z">
        <w:r>
          <w:rPr>
            <w:rFonts w:ascii="仿宋" w:eastAsia="仿宋" w:hAnsi="仿宋" w:cs="仿宋" w:hint="eastAsia"/>
            <w:sz w:val="32"/>
            <w:szCs w:val="32"/>
            <w:rPrChange w:id="1894" w:author="ASUS" w:date="2022-01-09T23:32:00Z">
              <w:rPr>
                <w:rFonts w:hint="eastAsia"/>
                <w:sz w:val="28"/>
                <w:szCs w:val="28"/>
              </w:rPr>
            </w:rPrChange>
          </w:rPr>
          <w:t>、</w:t>
        </w:r>
      </w:ins>
      <w:r>
        <w:rPr>
          <w:rFonts w:ascii="仿宋" w:eastAsia="仿宋" w:hAnsi="仿宋" w:cs="仿宋" w:hint="eastAsia"/>
          <w:sz w:val="32"/>
          <w:szCs w:val="32"/>
          <w:rPrChange w:id="1895" w:author="ASUS" w:date="2022-01-09T23:32:00Z">
            <w:rPr>
              <w:rFonts w:hint="eastAsia"/>
              <w:sz w:val="28"/>
              <w:szCs w:val="28"/>
            </w:rPr>
          </w:rPrChange>
        </w:rPr>
        <w:t>难咯，</w:t>
      </w:r>
      <w:del w:id="1896" w:author="KOU IVY" w:date="2022-01-08T21:45:00Z">
        <w:r>
          <w:rPr>
            <w:rFonts w:ascii="仿宋" w:eastAsia="仿宋" w:hAnsi="仿宋" w:cs="仿宋" w:hint="eastAsia"/>
            <w:sz w:val="32"/>
            <w:szCs w:val="32"/>
            <w:rPrChange w:id="189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你们恰恰</w:delText>
        </w:r>
      </w:del>
      <w:r>
        <w:rPr>
          <w:rFonts w:ascii="仿宋" w:eastAsia="仿宋" w:hAnsi="仿宋" w:cs="仿宋" w:hint="eastAsia"/>
          <w:sz w:val="32"/>
          <w:szCs w:val="32"/>
          <w:rPrChange w:id="1898" w:author="ASUS" w:date="2022-01-09T23:32:00Z">
            <w:rPr>
              <w:rFonts w:hint="eastAsia"/>
              <w:sz w:val="28"/>
              <w:szCs w:val="28"/>
            </w:rPr>
          </w:rPrChange>
        </w:rPr>
        <w:t>可以选择鲜品橘红</w:t>
      </w:r>
      <w:ins w:id="1899" w:author="KOU IVY" w:date="2022-01-08T21:45:00Z">
        <w:r>
          <w:rPr>
            <w:rFonts w:ascii="仿宋" w:eastAsia="仿宋" w:hAnsi="仿宋" w:cs="仿宋" w:hint="eastAsia"/>
            <w:sz w:val="32"/>
            <w:szCs w:val="32"/>
            <w:rPrChange w:id="1900" w:author="ASUS" w:date="2022-01-09T23:32:00Z">
              <w:rPr>
                <w:rFonts w:hint="eastAsia"/>
                <w:sz w:val="28"/>
                <w:szCs w:val="28"/>
              </w:rPr>
            </w:rPrChange>
          </w:rPr>
          <w:t>，发挥润的作用</w:t>
        </w:r>
      </w:ins>
      <w:r>
        <w:rPr>
          <w:rFonts w:ascii="仿宋" w:eastAsia="仿宋" w:hAnsi="仿宋" w:cs="仿宋" w:hint="eastAsia"/>
          <w:sz w:val="32"/>
          <w:szCs w:val="32"/>
          <w:rPrChange w:id="1901" w:author="ASUS" w:date="2022-01-09T23:32:00Z">
            <w:rPr>
              <w:rFonts w:hint="eastAsia"/>
              <w:sz w:val="28"/>
              <w:szCs w:val="28"/>
            </w:rPr>
          </w:rPrChange>
        </w:rPr>
        <w:t>。</w:t>
      </w:r>
    </w:p>
    <w:p w:rsidR="006B1471" w:rsidRPr="006B1471" w:rsidRDefault="00470CBE">
      <w:pPr>
        <w:ind w:firstLineChars="200" w:firstLine="640"/>
        <w:rPr>
          <w:del w:id="1902" w:author="KOU IVY" w:date="2022-01-08T21:52:00Z"/>
          <w:rFonts w:ascii="仿宋" w:eastAsia="仿宋" w:hAnsi="仿宋" w:cs="仿宋"/>
          <w:sz w:val="32"/>
          <w:szCs w:val="32"/>
          <w:rPrChange w:id="1903" w:author="ASUS" w:date="2022-01-09T23:32:00Z">
            <w:rPr>
              <w:del w:id="1904" w:author="KOU IVY" w:date="2022-01-08T21:52:00Z"/>
              <w:sz w:val="28"/>
              <w:szCs w:val="28"/>
            </w:rPr>
          </w:rPrChange>
        </w:rPr>
      </w:pPr>
      <w:ins w:id="1905" w:author="KOU IVY" w:date="2022-01-08T21:51:00Z">
        <w:r>
          <w:rPr>
            <w:rFonts w:ascii="仿宋" w:eastAsia="仿宋" w:hAnsi="仿宋" w:cs="仿宋" w:hint="eastAsia"/>
            <w:sz w:val="32"/>
            <w:szCs w:val="32"/>
            <w:rPrChange w:id="1906" w:author="ASUS" w:date="2022-01-09T23:32:00Z">
              <w:rPr>
                <w:rFonts w:hint="eastAsia"/>
                <w:sz w:val="28"/>
                <w:szCs w:val="28"/>
              </w:rPr>
            </w:rPrChange>
          </w:rPr>
          <w:t>一方面，</w:t>
        </w:r>
      </w:ins>
      <w:del w:id="1907" w:author="KOU IVY" w:date="2022-01-08T21:46:00Z">
        <w:r>
          <w:rPr>
            <w:rFonts w:ascii="仿宋" w:eastAsia="仿宋" w:hAnsi="仿宋" w:cs="仿宋" w:hint="eastAsia"/>
            <w:sz w:val="32"/>
            <w:szCs w:val="32"/>
            <w:rPrChange w:id="190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现在我们要</w:delText>
        </w:r>
      </w:del>
      <w:del w:id="1909" w:author="KOU IVY" w:date="2022-01-08T21:47:00Z">
        <w:r>
          <w:rPr>
            <w:rFonts w:ascii="仿宋" w:eastAsia="仿宋" w:hAnsi="仿宋" w:cs="仿宋" w:hint="eastAsia"/>
            <w:sz w:val="32"/>
            <w:szCs w:val="32"/>
            <w:rPrChange w:id="191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燥</w:delText>
        </w:r>
      </w:del>
      <w:del w:id="1911" w:author="KOU IVY" w:date="2022-01-08T21:46:00Z">
        <w:r>
          <w:rPr>
            <w:rFonts w:ascii="仿宋" w:eastAsia="仿宋" w:hAnsi="仿宋" w:cs="仿宋" w:hint="eastAsia"/>
            <w:sz w:val="32"/>
            <w:szCs w:val="32"/>
            <w:rPrChange w:id="191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它</w:delText>
        </w:r>
      </w:del>
      <w:del w:id="1913" w:author="KOU IVY" w:date="2022-01-08T21:47:00Z">
        <w:r>
          <w:rPr>
            <w:rFonts w:ascii="仿宋" w:eastAsia="仿宋" w:hAnsi="仿宋" w:cs="仿宋" w:hint="eastAsia"/>
            <w:sz w:val="32"/>
            <w:szCs w:val="32"/>
            <w:rPrChange w:id="191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r>
        <w:rPr>
          <w:rFonts w:ascii="仿宋" w:eastAsia="仿宋" w:hAnsi="仿宋" w:cs="仿宋" w:hint="eastAsia"/>
          <w:sz w:val="32"/>
          <w:szCs w:val="32"/>
          <w:rPrChange w:id="1915" w:author="ASUS" w:date="2022-01-09T23:32:00Z">
            <w:rPr>
              <w:rFonts w:hint="eastAsia"/>
              <w:sz w:val="28"/>
              <w:szCs w:val="28"/>
            </w:rPr>
          </w:rPrChange>
        </w:rPr>
        <w:t>半夏</w:t>
      </w:r>
      <w:del w:id="1916" w:author="KOU IVY" w:date="2022-01-08T21:46:00Z">
        <w:r>
          <w:rPr>
            <w:rFonts w:ascii="仿宋" w:eastAsia="仿宋" w:hAnsi="仿宋" w:cs="仿宋" w:hint="eastAsia"/>
            <w:sz w:val="32"/>
            <w:szCs w:val="32"/>
            <w:rPrChange w:id="191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是不是</w:delText>
        </w:r>
      </w:del>
      <w:r>
        <w:rPr>
          <w:rFonts w:ascii="仿宋" w:eastAsia="仿宋" w:hAnsi="仿宋" w:cs="仿宋" w:hint="eastAsia"/>
          <w:sz w:val="32"/>
          <w:szCs w:val="32"/>
          <w:rPrChange w:id="1918" w:author="ASUS" w:date="2022-01-09T23:32:00Z">
            <w:rPr>
              <w:rFonts w:hint="eastAsia"/>
              <w:sz w:val="28"/>
              <w:szCs w:val="28"/>
            </w:rPr>
          </w:rPrChange>
        </w:rPr>
        <w:t>发挥燥性</w:t>
      </w:r>
      <w:del w:id="1919" w:author="KOU IVY" w:date="2022-01-08T21:46:00Z">
        <w:r>
          <w:rPr>
            <w:rFonts w:ascii="仿宋" w:eastAsia="仿宋" w:hAnsi="仿宋" w:cs="仿宋" w:hint="eastAsia"/>
            <w:sz w:val="32"/>
            <w:szCs w:val="32"/>
            <w:rPrChange w:id="192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？</w:delText>
        </w:r>
      </w:del>
      <w:ins w:id="1921" w:author="KOU IVY" w:date="2022-01-08T21:46:00Z">
        <w:r>
          <w:rPr>
            <w:rFonts w:ascii="仿宋" w:eastAsia="仿宋" w:hAnsi="仿宋" w:cs="仿宋" w:hint="eastAsia"/>
            <w:sz w:val="32"/>
            <w:szCs w:val="32"/>
            <w:rPrChange w:id="1922" w:author="ASUS" w:date="2022-01-09T23:32:00Z">
              <w:rPr>
                <w:rFonts w:hint="eastAsia"/>
                <w:sz w:val="28"/>
                <w:szCs w:val="28"/>
              </w:rPr>
            </w:rPrChange>
          </w:rPr>
          <w:t>，</w:t>
        </w:r>
      </w:ins>
      <w:r>
        <w:rPr>
          <w:rFonts w:ascii="仿宋" w:eastAsia="仿宋" w:hAnsi="仿宋" w:cs="仿宋" w:hint="eastAsia"/>
          <w:sz w:val="32"/>
          <w:szCs w:val="32"/>
          <w:rPrChange w:id="1923" w:author="ASUS" w:date="2022-01-09T23:32:00Z">
            <w:rPr>
              <w:rFonts w:hint="eastAsia"/>
              <w:sz w:val="28"/>
              <w:szCs w:val="28"/>
            </w:rPr>
          </w:rPrChange>
        </w:rPr>
        <w:t>陈</w:t>
      </w:r>
      <w:ins w:id="1924" w:author="KOU IVY" w:date="2022-01-08T21:46:00Z">
        <w:r>
          <w:rPr>
            <w:rFonts w:ascii="仿宋" w:eastAsia="仿宋" w:hAnsi="仿宋" w:cs="仿宋" w:hint="eastAsia"/>
            <w:sz w:val="32"/>
            <w:szCs w:val="32"/>
            <w:rPrChange w:id="1925" w:author="ASUS" w:date="2022-01-09T23:32:00Z">
              <w:rPr>
                <w:rFonts w:hint="eastAsia"/>
                <w:sz w:val="28"/>
                <w:szCs w:val="28"/>
              </w:rPr>
            </w:rPrChange>
          </w:rPr>
          <w:t>的</w:t>
        </w:r>
      </w:ins>
      <w:del w:id="1926" w:author="KOU IVY" w:date="2022-01-08T21:46:00Z">
        <w:r>
          <w:rPr>
            <w:rFonts w:ascii="仿宋" w:eastAsia="仿宋" w:hAnsi="仿宋" w:cs="仿宋" w:hint="eastAsia"/>
            <w:sz w:val="32"/>
            <w:szCs w:val="32"/>
            <w:rPrChange w:id="192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皮</w:delText>
        </w:r>
      </w:del>
      <w:ins w:id="1928" w:author="KOU IVY" w:date="2022-01-08T21:46:00Z">
        <w:r>
          <w:rPr>
            <w:rFonts w:ascii="仿宋" w:eastAsia="仿宋" w:hAnsi="仿宋" w:cs="仿宋" w:hint="eastAsia"/>
            <w:sz w:val="32"/>
            <w:szCs w:val="32"/>
            <w:rPrChange w:id="1929" w:author="ASUS" w:date="2022-01-09T23:32:00Z">
              <w:rPr>
                <w:rFonts w:hint="eastAsia"/>
                <w:sz w:val="28"/>
                <w:szCs w:val="28"/>
              </w:rPr>
            </w:rPrChange>
          </w:rPr>
          <w:t>橘红皮</w:t>
        </w:r>
      </w:ins>
      <w:del w:id="1930" w:author="KOU IVY" w:date="2022-01-08T21:46:00Z">
        <w:r>
          <w:rPr>
            <w:rFonts w:ascii="仿宋" w:eastAsia="仿宋" w:hAnsi="仿宋" w:cs="仿宋" w:hint="eastAsia"/>
            <w:sz w:val="32"/>
            <w:szCs w:val="32"/>
            <w:rPrChange w:id="193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放久橘红</w:delText>
        </w:r>
      </w:del>
      <w:r>
        <w:rPr>
          <w:rFonts w:ascii="仿宋" w:eastAsia="仿宋" w:hAnsi="仿宋" w:cs="仿宋" w:hint="eastAsia"/>
          <w:sz w:val="32"/>
          <w:szCs w:val="32"/>
          <w:rPrChange w:id="1932" w:author="ASUS" w:date="2022-01-09T23:32:00Z">
            <w:rPr>
              <w:rFonts w:hint="eastAsia"/>
              <w:sz w:val="28"/>
              <w:szCs w:val="28"/>
            </w:rPr>
          </w:rPrChange>
        </w:rPr>
        <w:t>也是发挥它的燥性</w:t>
      </w:r>
      <w:ins w:id="1933" w:author="KOU IVY" w:date="2022-01-08T21:49:00Z">
        <w:r>
          <w:rPr>
            <w:rFonts w:ascii="仿宋" w:eastAsia="仿宋" w:hAnsi="仿宋" w:cs="仿宋" w:hint="eastAsia"/>
            <w:sz w:val="32"/>
            <w:szCs w:val="32"/>
            <w:rPrChange w:id="1934" w:author="ASUS" w:date="2022-01-09T23:32:00Z">
              <w:rPr>
                <w:rFonts w:hint="eastAsia"/>
                <w:sz w:val="28"/>
                <w:szCs w:val="28"/>
              </w:rPr>
            </w:rPrChange>
          </w:rPr>
          <w:t>，</w:t>
        </w:r>
      </w:ins>
      <w:ins w:id="1935" w:author="KOU IVY" w:date="2022-01-08T21:50:00Z">
        <w:r>
          <w:rPr>
            <w:rFonts w:ascii="仿宋" w:eastAsia="仿宋" w:hAnsi="仿宋" w:cs="仿宋" w:hint="eastAsia"/>
            <w:sz w:val="32"/>
            <w:szCs w:val="32"/>
            <w:rPrChange w:id="1936" w:author="ASUS" w:date="2022-01-09T23:32:00Z">
              <w:rPr>
                <w:rFonts w:hint="eastAsia"/>
                <w:sz w:val="28"/>
                <w:szCs w:val="28"/>
              </w:rPr>
            </w:rPrChange>
          </w:rPr>
          <w:t>两者同</w:t>
        </w:r>
      </w:ins>
      <w:del w:id="1937" w:author="KOU IVY" w:date="2022-01-08T21:47:00Z">
        <w:r>
          <w:rPr>
            <w:rFonts w:ascii="仿宋" w:eastAsia="仿宋" w:hAnsi="仿宋" w:cs="仿宋" w:hint="eastAsia"/>
            <w:sz w:val="32"/>
            <w:szCs w:val="32"/>
            <w:rPrChange w:id="193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去干什么？目的是</w:delText>
        </w:r>
      </w:del>
      <w:r>
        <w:rPr>
          <w:rFonts w:ascii="仿宋" w:eastAsia="仿宋" w:hAnsi="仿宋" w:cs="仿宋" w:hint="eastAsia"/>
          <w:sz w:val="32"/>
          <w:szCs w:val="32"/>
          <w:rPrChange w:id="1939" w:author="ASUS" w:date="2022-01-09T23:32:00Z">
            <w:rPr>
              <w:rFonts w:hint="eastAsia"/>
              <w:sz w:val="28"/>
              <w:szCs w:val="28"/>
            </w:rPr>
          </w:rPrChange>
        </w:rPr>
        <w:t>去燥湿，</w:t>
      </w:r>
      <w:ins w:id="1940" w:author="KOU IVY" w:date="2022-01-08T21:50:00Z">
        <w:r>
          <w:rPr>
            <w:rFonts w:ascii="仿宋" w:eastAsia="仿宋" w:hAnsi="仿宋" w:cs="仿宋" w:hint="eastAsia"/>
            <w:sz w:val="32"/>
            <w:szCs w:val="32"/>
            <w:rPrChange w:id="1941" w:author="ASUS" w:date="2022-01-09T23:32:00Z">
              <w:rPr>
                <w:rFonts w:hint="eastAsia"/>
                <w:sz w:val="28"/>
                <w:szCs w:val="28"/>
              </w:rPr>
            </w:rPrChange>
          </w:rPr>
          <w:t>使湿</w:t>
        </w:r>
      </w:ins>
      <w:ins w:id="1942" w:author="KOU IVY" w:date="2022-01-08T21:49:00Z">
        <w:r>
          <w:rPr>
            <w:rFonts w:ascii="仿宋" w:eastAsia="仿宋" w:hAnsi="仿宋" w:cs="仿宋" w:hint="eastAsia"/>
            <w:sz w:val="32"/>
            <w:szCs w:val="32"/>
            <w:rPrChange w:id="1943" w:author="ASUS" w:date="2022-01-09T23:32:00Z">
              <w:rPr>
                <w:rFonts w:hint="eastAsia"/>
                <w:sz w:val="28"/>
                <w:szCs w:val="28"/>
              </w:rPr>
            </w:rPrChange>
          </w:rPr>
          <w:t>往上排</w:t>
        </w:r>
      </w:ins>
      <w:ins w:id="1944" w:author="KOU IVY" w:date="2022-01-08T21:52:00Z">
        <w:r>
          <w:rPr>
            <w:rFonts w:ascii="仿宋" w:eastAsia="仿宋" w:hAnsi="仿宋" w:cs="仿宋" w:hint="eastAsia"/>
            <w:sz w:val="32"/>
            <w:szCs w:val="32"/>
            <w:rPrChange w:id="1945" w:author="ASUS" w:date="2022-01-09T23:32:00Z">
              <w:rPr>
                <w:rFonts w:hint="eastAsia"/>
                <w:sz w:val="28"/>
                <w:szCs w:val="28"/>
              </w:rPr>
            </w:rPrChange>
          </w:rPr>
          <w:t>；</w:t>
        </w:r>
      </w:ins>
      <w:ins w:id="1946" w:author="KOU IVY" w:date="2022-01-08T21:53:00Z">
        <w:r>
          <w:rPr>
            <w:rFonts w:ascii="仿宋" w:eastAsia="仿宋" w:hAnsi="仿宋" w:cs="仿宋"/>
            <w:sz w:val="32"/>
            <w:szCs w:val="32"/>
            <w:rPrChange w:id="1947" w:author="ASUS" w:date="2022-01-09T23:32:00Z">
              <w:rPr>
                <w:sz w:val="28"/>
                <w:szCs w:val="28"/>
              </w:rPr>
            </w:rPrChange>
          </w:rPr>
          <w:t xml:space="preserve"> </w:t>
        </w:r>
      </w:ins>
      <w:del w:id="1948" w:author="KOU IVY" w:date="2022-01-08T21:53:00Z">
        <w:r>
          <w:rPr>
            <w:rFonts w:ascii="仿宋" w:eastAsia="仿宋" w:hAnsi="仿宋" w:cs="仿宋" w:hint="eastAsia"/>
            <w:sz w:val="32"/>
            <w:szCs w:val="32"/>
            <w:rPrChange w:id="194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所以二陈汤是治痰之剂吗？</w:delText>
        </w:r>
      </w:del>
    </w:p>
    <w:p w:rsidR="006B1471" w:rsidRPr="006B1471" w:rsidRDefault="00470CBE">
      <w:pPr>
        <w:ind w:firstLineChars="200" w:firstLine="640"/>
        <w:rPr>
          <w:ins w:id="1950" w:author="KOU IVY" w:date="2022-01-08T21:55:00Z"/>
          <w:rFonts w:ascii="仿宋" w:eastAsia="仿宋" w:hAnsi="仿宋" w:cs="仿宋"/>
          <w:sz w:val="32"/>
          <w:szCs w:val="32"/>
          <w:rPrChange w:id="1951" w:author="ASUS" w:date="2022-01-09T23:32:00Z">
            <w:rPr>
              <w:ins w:id="1952" w:author="KOU IVY" w:date="2022-01-08T21:55:00Z"/>
              <w:sz w:val="28"/>
              <w:szCs w:val="28"/>
            </w:rPr>
          </w:rPrChange>
        </w:rPr>
      </w:pPr>
      <w:del w:id="1953" w:author="KOU IVY" w:date="2022-01-08T21:51:00Z">
        <w:r>
          <w:rPr>
            <w:rFonts w:ascii="仿宋" w:eastAsia="仿宋" w:hAnsi="仿宋" w:cs="仿宋" w:hint="eastAsia"/>
            <w:sz w:val="32"/>
            <w:szCs w:val="32"/>
            <w:rPrChange w:id="1954" w:author="ASUS" w:date="2022-01-09T23:32:00Z">
              <w:rPr>
                <w:rFonts w:hint="eastAsia"/>
                <w:b/>
                <w:bCs/>
                <w:sz w:val="28"/>
                <w:szCs w:val="28"/>
              </w:rPr>
            </w:rPrChange>
          </w:rPr>
          <w:delText>茯苓：</w:delText>
        </w:r>
      </w:del>
      <w:ins w:id="1955" w:author="KOU IVY" w:date="2022-01-08T21:51:00Z">
        <w:r>
          <w:rPr>
            <w:rFonts w:ascii="仿宋" w:eastAsia="仿宋" w:hAnsi="仿宋" w:cs="仿宋" w:hint="eastAsia"/>
            <w:sz w:val="32"/>
            <w:szCs w:val="32"/>
            <w:rPrChange w:id="1956" w:author="ASUS" w:date="2022-01-09T23:32:00Z">
              <w:rPr>
                <w:rFonts w:hint="eastAsia"/>
                <w:b/>
                <w:bCs/>
                <w:sz w:val="28"/>
                <w:szCs w:val="28"/>
              </w:rPr>
            </w:rPrChange>
          </w:rPr>
          <w:t>另一方面，</w:t>
        </w:r>
      </w:ins>
      <w:r>
        <w:rPr>
          <w:rFonts w:ascii="仿宋" w:eastAsia="仿宋" w:hAnsi="仿宋" w:cs="仿宋" w:hint="eastAsia"/>
          <w:sz w:val="32"/>
          <w:szCs w:val="32"/>
          <w:rPrChange w:id="1957" w:author="ASUS" w:date="2022-01-09T23:32:00Z">
            <w:rPr>
              <w:rFonts w:hint="eastAsia"/>
              <w:sz w:val="28"/>
              <w:szCs w:val="28"/>
            </w:rPr>
          </w:rPrChange>
        </w:rPr>
        <w:t>湿</w:t>
      </w:r>
      <w:ins w:id="1958" w:author="KOU IVY" w:date="2022-01-08T21:51:00Z">
        <w:r>
          <w:rPr>
            <w:rFonts w:ascii="仿宋" w:eastAsia="仿宋" w:hAnsi="仿宋" w:cs="仿宋" w:hint="eastAsia"/>
            <w:sz w:val="32"/>
            <w:szCs w:val="32"/>
            <w:rPrChange w:id="1959" w:author="ASUS" w:date="2022-01-09T23:32:00Z">
              <w:rPr>
                <w:rFonts w:hint="eastAsia"/>
                <w:sz w:val="28"/>
                <w:szCs w:val="28"/>
              </w:rPr>
            </w:rPrChange>
          </w:rPr>
          <w:t>容易</w:t>
        </w:r>
      </w:ins>
      <w:r>
        <w:rPr>
          <w:rFonts w:ascii="仿宋" w:eastAsia="仿宋" w:hAnsi="仿宋" w:cs="仿宋" w:hint="eastAsia"/>
          <w:sz w:val="32"/>
          <w:szCs w:val="32"/>
          <w:rPrChange w:id="1960" w:author="ASUS" w:date="2022-01-09T23:32:00Z">
            <w:rPr>
              <w:rFonts w:hint="eastAsia"/>
              <w:sz w:val="28"/>
              <w:szCs w:val="28"/>
            </w:rPr>
          </w:rPrChange>
        </w:rPr>
        <w:t>堆积成饮</w:t>
      </w:r>
      <w:ins w:id="1961" w:author="KOU IVY" w:date="2022-01-08T21:53:00Z">
        <w:r>
          <w:rPr>
            <w:rFonts w:ascii="仿宋" w:eastAsia="仿宋" w:hAnsi="仿宋" w:cs="仿宋" w:hint="eastAsia"/>
            <w:sz w:val="32"/>
            <w:szCs w:val="32"/>
            <w:rPrChange w:id="1962" w:author="ASUS" w:date="2022-01-09T23:32:00Z">
              <w:rPr>
                <w:rFonts w:hint="eastAsia"/>
                <w:sz w:val="28"/>
                <w:szCs w:val="28"/>
              </w:rPr>
            </w:rPrChange>
          </w:rPr>
          <w:t>，茯苓使湿</w:t>
        </w:r>
      </w:ins>
      <w:del w:id="1963" w:author="KOU IVY" w:date="2022-01-08T21:52:00Z">
        <w:r>
          <w:rPr>
            <w:rFonts w:ascii="仿宋" w:eastAsia="仿宋" w:hAnsi="仿宋" w:cs="仿宋" w:hint="eastAsia"/>
            <w:sz w:val="32"/>
            <w:szCs w:val="32"/>
            <w:rPrChange w:id="196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r>
        <w:rPr>
          <w:rFonts w:ascii="仿宋" w:eastAsia="仿宋" w:hAnsi="仿宋" w:cs="仿宋" w:hint="eastAsia"/>
          <w:sz w:val="32"/>
          <w:szCs w:val="32"/>
          <w:rPrChange w:id="1965" w:author="ASUS" w:date="2022-01-09T23:32:00Z">
            <w:rPr>
              <w:rFonts w:hint="eastAsia"/>
              <w:sz w:val="28"/>
              <w:szCs w:val="28"/>
            </w:rPr>
          </w:rPrChange>
        </w:rPr>
        <w:t>往下走</w:t>
      </w:r>
      <w:del w:id="1966" w:author="KOU IVY" w:date="2022-01-08T21:53:00Z">
        <w:r>
          <w:rPr>
            <w:rFonts w:ascii="仿宋" w:eastAsia="仿宋" w:hAnsi="仿宋" w:cs="仿宋" w:hint="eastAsia"/>
            <w:sz w:val="32"/>
            <w:szCs w:val="32"/>
            <w:rPrChange w:id="196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1968" w:author="KOU IVY" w:date="2022-01-08T21:53:00Z">
        <w:r>
          <w:rPr>
            <w:rFonts w:ascii="仿宋" w:eastAsia="仿宋" w:hAnsi="仿宋" w:cs="仿宋" w:hint="eastAsia"/>
            <w:sz w:val="32"/>
            <w:szCs w:val="32"/>
            <w:rPrChange w:id="1969" w:author="ASUS" w:date="2022-01-09T23:32:00Z">
              <w:rPr>
                <w:rFonts w:hint="eastAsia"/>
                <w:sz w:val="28"/>
                <w:szCs w:val="28"/>
              </w:rPr>
            </w:rPrChange>
          </w:rPr>
          <w:t>。无论如</w:t>
        </w:r>
        <w:r>
          <w:rPr>
            <w:rFonts w:ascii="仿宋" w:eastAsia="仿宋" w:hAnsi="仿宋" w:cs="仿宋" w:hint="eastAsia"/>
            <w:sz w:val="32"/>
            <w:szCs w:val="32"/>
            <w:rPrChange w:id="1970" w:author="ASUS" w:date="2022-01-09T23:32:00Z">
              <w:rPr>
                <w:rFonts w:hint="eastAsia"/>
                <w:sz w:val="28"/>
                <w:szCs w:val="28"/>
              </w:rPr>
            </w:rPrChange>
          </w:rPr>
          <w:lastRenderedPageBreak/>
          <w:t>何排湿</w:t>
        </w:r>
      </w:ins>
      <w:r>
        <w:rPr>
          <w:rFonts w:ascii="仿宋" w:eastAsia="仿宋" w:hAnsi="仿宋" w:cs="仿宋" w:hint="eastAsia"/>
          <w:sz w:val="32"/>
          <w:szCs w:val="32"/>
          <w:rPrChange w:id="1971" w:author="ASUS" w:date="2022-01-09T23:32:00Z">
            <w:rPr>
              <w:rFonts w:hint="eastAsia"/>
              <w:sz w:val="28"/>
              <w:szCs w:val="28"/>
            </w:rPr>
          </w:rPrChange>
        </w:rPr>
        <w:t>都</w:t>
      </w:r>
      <w:ins w:id="1972" w:author="KOU IVY" w:date="2022-01-08T21:53:00Z">
        <w:r>
          <w:rPr>
            <w:rFonts w:ascii="仿宋" w:eastAsia="仿宋" w:hAnsi="仿宋" w:cs="仿宋" w:hint="eastAsia"/>
            <w:sz w:val="32"/>
            <w:szCs w:val="32"/>
            <w:rPrChange w:id="1973" w:author="ASUS" w:date="2022-01-09T23:32:00Z">
              <w:rPr>
                <w:rFonts w:hint="eastAsia"/>
                <w:sz w:val="28"/>
                <w:szCs w:val="28"/>
              </w:rPr>
            </w:rPrChange>
          </w:rPr>
          <w:t>是</w:t>
        </w:r>
      </w:ins>
      <w:r>
        <w:rPr>
          <w:rFonts w:ascii="仿宋" w:eastAsia="仿宋" w:hAnsi="仿宋" w:cs="仿宋" w:hint="eastAsia"/>
          <w:sz w:val="32"/>
          <w:szCs w:val="32"/>
          <w:rPrChange w:id="1974" w:author="ASUS" w:date="2022-01-09T23:32:00Z">
            <w:rPr>
              <w:rFonts w:hint="eastAsia"/>
              <w:sz w:val="28"/>
              <w:szCs w:val="28"/>
            </w:rPr>
          </w:rPrChange>
        </w:rPr>
        <w:t>在找出路</w:t>
      </w:r>
      <w:del w:id="1975" w:author="KOU IVY" w:date="2022-01-08T21:53:00Z">
        <w:r>
          <w:rPr>
            <w:rFonts w:ascii="仿宋" w:eastAsia="仿宋" w:hAnsi="仿宋" w:cs="仿宋" w:hint="eastAsia"/>
            <w:sz w:val="32"/>
            <w:szCs w:val="32"/>
            <w:rPrChange w:id="197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。</w:delText>
        </w:r>
      </w:del>
      <w:ins w:id="1977" w:author="KOU IVY" w:date="2022-01-08T21:53:00Z">
        <w:r>
          <w:rPr>
            <w:rFonts w:ascii="仿宋" w:eastAsia="仿宋" w:hAnsi="仿宋" w:cs="仿宋" w:hint="eastAsia"/>
            <w:sz w:val="32"/>
            <w:szCs w:val="32"/>
            <w:rPrChange w:id="1978" w:author="ASUS" w:date="2022-01-09T23:32:00Z">
              <w:rPr>
                <w:rFonts w:hint="eastAsia"/>
                <w:sz w:val="28"/>
                <w:szCs w:val="28"/>
              </w:rPr>
            </w:rPrChange>
          </w:rPr>
          <w:t>，所以二陈汤是治痰之剂吗？</w:t>
        </w:r>
      </w:ins>
    </w:p>
    <w:p w:rsidR="006B1471" w:rsidRPr="006B1471" w:rsidRDefault="00470CBE">
      <w:pPr>
        <w:ind w:firstLineChars="200" w:firstLine="640"/>
        <w:rPr>
          <w:del w:id="1979" w:author="KOU IVY" w:date="2022-01-08T21:55:00Z"/>
          <w:rFonts w:ascii="仿宋" w:eastAsia="仿宋" w:hAnsi="仿宋" w:cs="仿宋"/>
          <w:sz w:val="32"/>
          <w:szCs w:val="32"/>
          <w:rPrChange w:id="1980" w:author="ASUS" w:date="2022-01-09T23:32:00Z">
            <w:rPr>
              <w:del w:id="1981" w:author="KOU IVY" w:date="2022-01-08T21:55:00Z"/>
              <w:sz w:val="28"/>
              <w:szCs w:val="28"/>
            </w:rPr>
          </w:rPrChange>
        </w:rPr>
      </w:pPr>
      <w:ins w:id="1982" w:author="KOU IVY" w:date="2022-01-08T21:55:00Z">
        <w:r>
          <w:rPr>
            <w:rFonts w:ascii="仿宋" w:eastAsia="仿宋" w:hAnsi="仿宋" w:cs="仿宋" w:hint="eastAsia"/>
            <w:sz w:val="32"/>
            <w:szCs w:val="32"/>
            <w:rPrChange w:id="1983" w:author="ASUS" w:date="2022-01-09T23:32:00Z">
              <w:rPr>
                <w:rFonts w:hint="eastAsia"/>
                <w:sz w:val="28"/>
                <w:szCs w:val="28"/>
              </w:rPr>
            </w:rPrChange>
          </w:rPr>
          <w:t>课本上</w:t>
        </w:r>
      </w:ins>
    </w:p>
    <w:p w:rsidR="006B1471" w:rsidRPr="006B1471" w:rsidRDefault="00470CBE" w:rsidP="006B1471">
      <w:pPr>
        <w:rPr>
          <w:del w:id="1984" w:author="KOU IVY" w:date="2022-01-08T21:53:00Z"/>
          <w:rFonts w:ascii="仿宋" w:eastAsia="仿宋" w:hAnsi="仿宋" w:cs="仿宋"/>
          <w:sz w:val="32"/>
          <w:szCs w:val="32"/>
          <w:rPrChange w:id="1985" w:author="ASUS" w:date="2022-01-09T23:32:00Z">
            <w:rPr>
              <w:del w:id="1986" w:author="KOU IVY" w:date="2022-01-08T21:53:00Z"/>
              <w:sz w:val="28"/>
              <w:szCs w:val="28"/>
            </w:rPr>
          </w:rPrChange>
        </w:rPr>
        <w:pPrChange w:id="1987" w:author="KOU IVY" w:date="2022-01-08T21:55:00Z">
          <w:pPr>
            <w:ind w:firstLineChars="200" w:firstLine="562"/>
          </w:pPr>
        </w:pPrChange>
      </w:pPr>
      <w:del w:id="1988" w:author="KOU IVY" w:date="2022-01-08T21:53:00Z">
        <w:r>
          <w:rPr>
            <w:rFonts w:ascii="仿宋" w:eastAsia="仿宋" w:hAnsi="仿宋" w:cs="仿宋" w:hint="eastAsia"/>
            <w:b/>
            <w:bCs/>
            <w:sz w:val="32"/>
            <w:szCs w:val="32"/>
            <w:rPrChange w:id="1989" w:author="ASUS" w:date="2022-01-09T23:32:00Z">
              <w:rPr>
                <w:rFonts w:hint="eastAsia"/>
                <w:b/>
                <w:bCs/>
                <w:sz w:val="28"/>
                <w:szCs w:val="28"/>
              </w:rPr>
            </w:rPrChange>
          </w:rPr>
          <w:delText>甘草：</w:delText>
        </w:r>
        <w:r>
          <w:rPr>
            <w:rFonts w:ascii="仿宋" w:eastAsia="仿宋" w:hAnsi="仿宋" w:cs="仿宋" w:hint="eastAsia"/>
            <w:sz w:val="32"/>
            <w:szCs w:val="32"/>
            <w:rPrChange w:id="199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调和。</w:delText>
        </w:r>
      </w:del>
    </w:p>
    <w:p w:rsidR="006B1471" w:rsidRPr="006B1471" w:rsidRDefault="00470CBE">
      <w:pPr>
        <w:ind w:firstLineChars="200" w:firstLine="640"/>
        <w:rPr>
          <w:rFonts w:ascii="仿宋" w:eastAsia="仿宋" w:hAnsi="仿宋" w:cs="仿宋"/>
          <w:sz w:val="32"/>
          <w:szCs w:val="32"/>
          <w:rPrChange w:id="1991" w:author="ASUS" w:date="2022-01-09T23:32:00Z">
            <w:rPr>
              <w:sz w:val="28"/>
              <w:szCs w:val="28"/>
            </w:rPr>
          </w:rPrChange>
        </w:rPr>
      </w:pPr>
      <w:del w:id="1992" w:author="KOU IVY" w:date="2022-01-08T21:54:00Z">
        <w:r>
          <w:rPr>
            <w:rFonts w:ascii="仿宋" w:eastAsia="仿宋" w:hAnsi="仿宋" w:cs="仿宋" w:hint="eastAsia"/>
            <w:sz w:val="32"/>
            <w:szCs w:val="32"/>
            <w:rPrChange w:id="199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所以你们看到没有，</w:delText>
        </w:r>
      </w:del>
      <w:r>
        <w:rPr>
          <w:rFonts w:ascii="仿宋" w:eastAsia="仿宋" w:hAnsi="仿宋" w:cs="仿宋" w:hint="eastAsia"/>
          <w:b/>
          <w:bCs/>
          <w:sz w:val="32"/>
          <w:szCs w:val="32"/>
          <w:rPrChange w:id="1994" w:author="ASUS" w:date="2022-01-09T23:32:00Z">
            <w:rPr>
              <w:rFonts w:hint="eastAsia"/>
              <w:b/>
              <w:bCs/>
              <w:sz w:val="28"/>
              <w:szCs w:val="28"/>
            </w:rPr>
          </w:rPrChange>
        </w:rPr>
        <w:t>二陈汤是治痰方，确切说</w:t>
      </w:r>
      <w:ins w:id="1995" w:author="KOU IVY" w:date="2022-01-08T21:55:00Z">
        <w:r>
          <w:rPr>
            <w:rFonts w:ascii="仿宋" w:eastAsia="仿宋" w:hAnsi="仿宋" w:cs="仿宋" w:hint="eastAsia"/>
            <w:b/>
            <w:bCs/>
            <w:sz w:val="32"/>
            <w:szCs w:val="32"/>
            <w:rPrChange w:id="1996" w:author="ASUS" w:date="2022-01-09T23:32:00Z">
              <w:rPr>
                <w:rFonts w:hint="eastAsia"/>
                <w:b/>
                <w:bCs/>
                <w:sz w:val="28"/>
                <w:szCs w:val="28"/>
              </w:rPr>
            </w:rPrChange>
          </w:rPr>
          <w:t>应</w:t>
        </w:r>
      </w:ins>
      <w:r>
        <w:rPr>
          <w:rFonts w:ascii="仿宋" w:eastAsia="仿宋" w:hAnsi="仿宋" w:cs="仿宋" w:hint="eastAsia"/>
          <w:b/>
          <w:bCs/>
          <w:sz w:val="32"/>
          <w:szCs w:val="32"/>
          <w:rPrChange w:id="1997" w:author="ASUS" w:date="2022-01-09T23:32:00Z">
            <w:rPr>
              <w:rFonts w:hint="eastAsia"/>
              <w:b/>
              <w:bCs/>
              <w:sz w:val="28"/>
              <w:szCs w:val="28"/>
            </w:rPr>
          </w:rPrChange>
        </w:rPr>
        <w:t>是治湿方</w:t>
      </w:r>
      <w:del w:id="1998" w:author="KOU IVY" w:date="2022-01-08T21:55:00Z">
        <w:r>
          <w:rPr>
            <w:rFonts w:ascii="仿宋" w:eastAsia="仿宋" w:hAnsi="仿宋" w:cs="仿宋" w:hint="eastAsia"/>
            <w:b/>
            <w:bCs/>
            <w:sz w:val="32"/>
            <w:szCs w:val="32"/>
            <w:rPrChange w:id="1999" w:author="ASUS" w:date="2022-01-09T23:32:00Z">
              <w:rPr>
                <w:rFonts w:hint="eastAsia"/>
                <w:b/>
                <w:bCs/>
                <w:sz w:val="28"/>
                <w:szCs w:val="28"/>
              </w:rPr>
            </w:rPrChange>
          </w:rPr>
          <w:delText>剂</w:delText>
        </w:r>
      </w:del>
      <w:r>
        <w:rPr>
          <w:rFonts w:ascii="仿宋" w:eastAsia="仿宋" w:hAnsi="仿宋" w:cs="仿宋" w:hint="eastAsia"/>
          <w:b/>
          <w:bCs/>
          <w:sz w:val="32"/>
          <w:szCs w:val="32"/>
          <w:rPrChange w:id="2000" w:author="ASUS" w:date="2022-01-09T23:32:00Z">
            <w:rPr>
              <w:rFonts w:hint="eastAsia"/>
              <w:b/>
              <w:bCs/>
              <w:sz w:val="28"/>
              <w:szCs w:val="28"/>
            </w:rPr>
          </w:rPrChange>
        </w:rPr>
        <w:t>，</w:t>
      </w:r>
      <w:r>
        <w:rPr>
          <w:rFonts w:ascii="仿宋" w:eastAsia="仿宋" w:hAnsi="仿宋" w:cs="仿宋" w:hint="eastAsia"/>
          <w:sz w:val="32"/>
          <w:szCs w:val="32"/>
          <w:rPrChange w:id="2001" w:author="ASUS" w:date="2022-01-09T23:32:00Z">
            <w:rPr>
              <w:rFonts w:hint="eastAsia"/>
              <w:sz w:val="28"/>
              <w:szCs w:val="28"/>
            </w:rPr>
          </w:rPrChange>
        </w:rPr>
        <w:t>痰是治湿带来的产物，</w:t>
      </w:r>
      <w:ins w:id="2002" w:author="KOU IVY" w:date="2022-01-08T21:55:00Z">
        <w:r>
          <w:rPr>
            <w:rFonts w:ascii="仿宋" w:eastAsia="仿宋" w:hAnsi="仿宋" w:cs="仿宋" w:hint="eastAsia"/>
            <w:sz w:val="32"/>
            <w:szCs w:val="32"/>
            <w:rPrChange w:id="2003" w:author="ASUS" w:date="2022-01-09T23:32:00Z">
              <w:rPr>
                <w:rFonts w:hint="eastAsia"/>
                <w:sz w:val="28"/>
                <w:szCs w:val="28"/>
              </w:rPr>
            </w:rPrChange>
          </w:rPr>
          <w:t>是</w:t>
        </w:r>
      </w:ins>
      <w:r>
        <w:rPr>
          <w:rFonts w:ascii="仿宋" w:eastAsia="仿宋" w:hAnsi="仿宋" w:cs="仿宋" w:hint="eastAsia"/>
          <w:sz w:val="32"/>
          <w:szCs w:val="32"/>
          <w:rPrChange w:id="2004" w:author="ASUS" w:date="2022-01-09T23:32:00Z">
            <w:rPr>
              <w:rFonts w:hint="eastAsia"/>
              <w:sz w:val="28"/>
              <w:szCs w:val="28"/>
            </w:rPr>
          </w:rPrChange>
        </w:rPr>
        <w:t>给邪找出路</w:t>
      </w:r>
      <w:del w:id="2005" w:author="KOU IVY" w:date="2022-01-08T21:55:00Z">
        <w:r>
          <w:rPr>
            <w:rFonts w:ascii="仿宋" w:eastAsia="仿宋" w:hAnsi="仿宋" w:cs="仿宋" w:hint="eastAsia"/>
            <w:sz w:val="32"/>
            <w:szCs w:val="32"/>
            <w:rPrChange w:id="200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，明白不？</w:delText>
        </w:r>
      </w:del>
      <w:ins w:id="2007" w:author="KOU IVY" w:date="2022-01-08T21:55:00Z">
        <w:r>
          <w:rPr>
            <w:rFonts w:ascii="仿宋" w:eastAsia="仿宋" w:hAnsi="仿宋" w:cs="仿宋" w:hint="eastAsia"/>
            <w:sz w:val="32"/>
            <w:szCs w:val="32"/>
            <w:rPrChange w:id="2008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del w:id="2009" w:author="KOU IVY" w:date="2022-01-08T21:56:00Z">
        <w:r>
          <w:rPr>
            <w:rFonts w:ascii="仿宋" w:eastAsia="仿宋" w:hAnsi="仿宋" w:cs="仿宋" w:hint="eastAsia"/>
            <w:sz w:val="32"/>
            <w:szCs w:val="32"/>
            <w:rPrChange w:id="201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我们</w:delText>
        </w:r>
      </w:del>
      <w:r>
        <w:rPr>
          <w:rFonts w:ascii="仿宋" w:eastAsia="仿宋" w:hAnsi="仿宋" w:cs="仿宋" w:hint="eastAsia"/>
          <w:sz w:val="32"/>
          <w:szCs w:val="32"/>
          <w:rPrChange w:id="2011" w:author="ASUS" w:date="2022-01-09T23:32:00Z">
            <w:rPr>
              <w:rFonts w:hint="eastAsia"/>
              <w:sz w:val="28"/>
              <w:szCs w:val="28"/>
            </w:rPr>
          </w:rPrChange>
        </w:rPr>
        <w:t>肺部的循环慢了，</w:t>
      </w:r>
      <w:del w:id="2012" w:author="KOU IVY" w:date="2022-01-08T21:56:00Z">
        <w:r>
          <w:rPr>
            <w:rFonts w:ascii="仿宋" w:eastAsia="仿宋" w:hAnsi="仿宋" w:cs="仿宋" w:hint="eastAsia"/>
            <w:sz w:val="32"/>
            <w:szCs w:val="32"/>
            <w:rPrChange w:id="201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我们</w:delText>
        </w:r>
      </w:del>
      <w:r>
        <w:rPr>
          <w:rFonts w:ascii="仿宋" w:eastAsia="仿宋" w:hAnsi="仿宋" w:cs="仿宋" w:hint="eastAsia"/>
          <w:sz w:val="32"/>
          <w:szCs w:val="32"/>
          <w:rPrChange w:id="2014" w:author="ASUS" w:date="2022-01-09T23:32:00Z">
            <w:rPr>
              <w:rFonts w:hint="eastAsia"/>
              <w:sz w:val="28"/>
              <w:szCs w:val="28"/>
            </w:rPr>
          </w:rPrChange>
        </w:rPr>
        <w:t>给</w:t>
      </w:r>
      <w:ins w:id="2015" w:author="KOU IVY" w:date="2022-01-08T21:57:00Z">
        <w:r>
          <w:rPr>
            <w:rFonts w:ascii="仿宋" w:eastAsia="仿宋" w:hAnsi="仿宋" w:cs="仿宋" w:hint="eastAsia"/>
            <w:sz w:val="32"/>
            <w:szCs w:val="32"/>
            <w:rPrChange w:id="2016" w:author="ASUS" w:date="2022-01-09T23:32:00Z">
              <w:rPr>
                <w:rFonts w:hint="eastAsia"/>
                <w:sz w:val="28"/>
                <w:szCs w:val="28"/>
              </w:rPr>
            </w:rPrChange>
          </w:rPr>
          <w:t>湿</w:t>
        </w:r>
      </w:ins>
      <w:del w:id="2017" w:author="KOU IVY" w:date="2022-01-08T21:57:00Z">
        <w:r>
          <w:rPr>
            <w:rFonts w:ascii="仿宋" w:eastAsia="仿宋" w:hAnsi="仿宋" w:cs="仿宋" w:hint="eastAsia"/>
            <w:sz w:val="32"/>
            <w:szCs w:val="32"/>
            <w:rPrChange w:id="201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它</w:delText>
        </w:r>
      </w:del>
      <w:r>
        <w:rPr>
          <w:rFonts w:ascii="仿宋" w:eastAsia="仿宋" w:hAnsi="仿宋" w:cs="仿宋" w:hint="eastAsia"/>
          <w:sz w:val="32"/>
          <w:szCs w:val="32"/>
          <w:rPrChange w:id="2019" w:author="ASUS" w:date="2022-01-09T23:32:00Z">
            <w:rPr>
              <w:rFonts w:hint="eastAsia"/>
              <w:sz w:val="28"/>
              <w:szCs w:val="28"/>
            </w:rPr>
          </w:rPrChange>
        </w:rPr>
        <w:t>找出路，让</w:t>
      </w:r>
      <w:ins w:id="2020" w:author="KOU IVY" w:date="2022-01-08T21:57:00Z">
        <w:r>
          <w:rPr>
            <w:rFonts w:ascii="仿宋" w:eastAsia="仿宋" w:hAnsi="仿宋" w:cs="仿宋" w:hint="eastAsia"/>
            <w:sz w:val="32"/>
            <w:szCs w:val="32"/>
            <w:rPrChange w:id="2021" w:author="ASUS" w:date="2022-01-09T23:32:00Z">
              <w:rPr>
                <w:rFonts w:hint="eastAsia"/>
                <w:sz w:val="28"/>
                <w:szCs w:val="28"/>
              </w:rPr>
            </w:rPrChange>
          </w:rPr>
          <w:t>湿</w:t>
        </w:r>
      </w:ins>
      <w:del w:id="2022" w:author="KOU IVY" w:date="2022-01-08T21:57:00Z">
        <w:r>
          <w:rPr>
            <w:rFonts w:ascii="仿宋" w:eastAsia="仿宋" w:hAnsi="仿宋" w:cs="仿宋" w:hint="eastAsia"/>
            <w:sz w:val="32"/>
            <w:szCs w:val="32"/>
            <w:rPrChange w:id="202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它</w:delText>
        </w:r>
      </w:del>
      <w:r>
        <w:rPr>
          <w:rFonts w:ascii="仿宋" w:eastAsia="仿宋" w:hAnsi="仿宋" w:cs="仿宋" w:hint="eastAsia"/>
          <w:sz w:val="32"/>
          <w:szCs w:val="32"/>
          <w:rPrChange w:id="2024" w:author="ASUS" w:date="2022-01-09T23:32:00Z">
            <w:rPr>
              <w:rFonts w:hint="eastAsia"/>
              <w:sz w:val="28"/>
              <w:szCs w:val="28"/>
            </w:rPr>
          </w:rPrChange>
        </w:rPr>
        <w:t>成痰</w:t>
      </w:r>
      <w:ins w:id="2025" w:author="KOU IVY" w:date="2022-01-08T21:56:00Z">
        <w:r>
          <w:rPr>
            <w:rFonts w:ascii="仿宋" w:eastAsia="仿宋" w:hAnsi="仿宋" w:cs="仿宋" w:hint="eastAsia"/>
            <w:sz w:val="32"/>
            <w:szCs w:val="32"/>
            <w:rPrChange w:id="2026" w:author="ASUS" w:date="2022-01-09T23:32:00Z">
              <w:rPr>
                <w:rFonts w:hint="eastAsia"/>
                <w:sz w:val="28"/>
                <w:szCs w:val="28"/>
              </w:rPr>
            </w:rPrChange>
          </w:rPr>
          <w:t>往上走，或是</w:t>
        </w:r>
      </w:ins>
      <w:del w:id="2027" w:author="KOU IVY" w:date="2022-01-08T21:56:00Z">
        <w:r>
          <w:rPr>
            <w:rFonts w:ascii="仿宋" w:eastAsia="仿宋" w:hAnsi="仿宋" w:cs="仿宋" w:hint="eastAsia"/>
            <w:sz w:val="32"/>
            <w:szCs w:val="32"/>
            <w:rPrChange w:id="202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再把它</w:delText>
        </w:r>
      </w:del>
      <w:r>
        <w:rPr>
          <w:rFonts w:ascii="仿宋" w:eastAsia="仿宋" w:hAnsi="仿宋" w:cs="仿宋" w:hint="eastAsia"/>
          <w:sz w:val="32"/>
          <w:szCs w:val="32"/>
          <w:rPrChange w:id="2029" w:author="ASUS" w:date="2022-01-09T23:32:00Z">
            <w:rPr>
              <w:rFonts w:hint="eastAsia"/>
              <w:sz w:val="28"/>
              <w:szCs w:val="28"/>
            </w:rPr>
          </w:rPrChange>
        </w:rPr>
        <w:t>往下走，但</w:t>
      </w:r>
      <w:del w:id="2030" w:author="KOU IVY" w:date="2022-01-08T21:57:00Z">
        <w:r>
          <w:rPr>
            <w:rFonts w:ascii="仿宋" w:eastAsia="仿宋" w:hAnsi="仿宋" w:cs="仿宋" w:hint="eastAsia"/>
            <w:sz w:val="32"/>
            <w:szCs w:val="32"/>
            <w:rPrChange w:id="203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记住</w:delText>
        </w:r>
      </w:del>
      <w:r>
        <w:rPr>
          <w:rFonts w:ascii="仿宋" w:eastAsia="仿宋" w:hAnsi="仿宋" w:cs="仿宋" w:hint="eastAsia"/>
          <w:sz w:val="32"/>
          <w:szCs w:val="32"/>
          <w:rPrChange w:id="2032" w:author="ASUS" w:date="2022-01-09T23:32:00Z">
            <w:rPr>
              <w:rFonts w:hint="eastAsia"/>
              <w:sz w:val="28"/>
              <w:szCs w:val="28"/>
            </w:rPr>
          </w:rPrChange>
        </w:rPr>
        <w:t>这些都是要</w:t>
      </w:r>
      <w:ins w:id="2033" w:author="KOU IVY" w:date="2022-01-08T21:57:00Z">
        <w:r>
          <w:rPr>
            <w:rFonts w:ascii="仿宋" w:eastAsia="仿宋" w:hAnsi="仿宋" w:cs="仿宋" w:hint="eastAsia"/>
            <w:sz w:val="32"/>
            <w:szCs w:val="32"/>
            <w:rPrChange w:id="2034" w:author="ASUS" w:date="2022-01-09T23:32:00Z">
              <w:rPr>
                <w:rFonts w:hint="eastAsia"/>
                <w:sz w:val="28"/>
                <w:szCs w:val="28"/>
              </w:rPr>
            </w:rPrChange>
          </w:rPr>
          <w:t>有</w:t>
        </w:r>
      </w:ins>
      <w:r>
        <w:rPr>
          <w:rFonts w:ascii="仿宋" w:eastAsia="仿宋" w:hAnsi="仿宋" w:cs="仿宋" w:hint="eastAsia"/>
          <w:sz w:val="32"/>
          <w:szCs w:val="32"/>
          <w:rPrChange w:id="2035" w:author="ASUS" w:date="2022-01-09T23:32:00Z">
            <w:rPr>
              <w:rFonts w:hint="eastAsia"/>
              <w:sz w:val="28"/>
              <w:szCs w:val="28"/>
            </w:rPr>
          </w:rPrChange>
        </w:rPr>
        <w:t>脉象支持</w:t>
      </w:r>
      <w:del w:id="2036" w:author="KOU IVY" w:date="2022-01-08T21:57:00Z">
        <w:r>
          <w:rPr>
            <w:rFonts w:ascii="仿宋" w:eastAsia="仿宋" w:hAnsi="仿宋" w:cs="仿宋" w:hint="eastAsia"/>
            <w:sz w:val="32"/>
            <w:szCs w:val="32"/>
            <w:rPrChange w:id="203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，你们看</w:delText>
        </w:r>
      </w:del>
      <w:ins w:id="2038" w:author="KOU IVY" w:date="2022-01-08T21:57:00Z">
        <w:r>
          <w:rPr>
            <w:rFonts w:ascii="仿宋" w:eastAsia="仿宋" w:hAnsi="仿宋" w:cs="仿宋" w:hint="eastAsia"/>
            <w:sz w:val="32"/>
            <w:szCs w:val="32"/>
            <w:rPrChange w:id="2039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r>
        <w:rPr>
          <w:rFonts w:ascii="仿宋" w:eastAsia="仿宋" w:hAnsi="仿宋" w:cs="仿宋" w:hint="eastAsia"/>
          <w:sz w:val="32"/>
          <w:szCs w:val="32"/>
          <w:rPrChange w:id="2040" w:author="ASUS" w:date="2022-01-09T23:32:00Z">
            <w:rPr>
              <w:rFonts w:hint="eastAsia"/>
              <w:sz w:val="28"/>
              <w:szCs w:val="28"/>
            </w:rPr>
          </w:rPrChange>
        </w:rPr>
        <w:t>我</w:t>
      </w:r>
      <w:del w:id="2041" w:author="KOU IVY" w:date="2022-01-08T21:57:00Z">
        <w:r>
          <w:rPr>
            <w:rFonts w:ascii="仿宋" w:eastAsia="仿宋" w:hAnsi="仿宋" w:cs="仿宋" w:hint="eastAsia"/>
            <w:sz w:val="32"/>
            <w:szCs w:val="32"/>
            <w:rPrChange w:id="204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去</w:delText>
        </w:r>
      </w:del>
      <w:del w:id="2043" w:author="KOU IVY" w:date="2022-01-08T21:58:00Z">
        <w:r>
          <w:rPr>
            <w:rFonts w:ascii="仿宋" w:eastAsia="仿宋" w:hAnsi="仿宋" w:cs="仿宋" w:hint="eastAsia"/>
            <w:sz w:val="32"/>
            <w:szCs w:val="32"/>
            <w:rPrChange w:id="204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痰</w:delText>
        </w:r>
      </w:del>
      <w:del w:id="2045" w:author="KOU IVY" w:date="2022-01-08T21:57:00Z">
        <w:r>
          <w:rPr>
            <w:rFonts w:ascii="仿宋" w:eastAsia="仿宋" w:hAnsi="仿宋" w:cs="仿宋" w:hint="eastAsia"/>
            <w:sz w:val="32"/>
            <w:szCs w:val="32"/>
            <w:rPrChange w:id="204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时，</w:delText>
        </w:r>
      </w:del>
      <w:r>
        <w:rPr>
          <w:rFonts w:ascii="仿宋" w:eastAsia="仿宋" w:hAnsi="仿宋" w:cs="仿宋" w:hint="eastAsia"/>
          <w:sz w:val="32"/>
          <w:szCs w:val="32"/>
          <w:rPrChange w:id="2047" w:author="ASUS" w:date="2022-01-09T23:32:00Z">
            <w:rPr>
              <w:rFonts w:hint="eastAsia"/>
              <w:sz w:val="28"/>
              <w:szCs w:val="28"/>
            </w:rPr>
          </w:rPrChange>
        </w:rPr>
        <w:t>用</w:t>
      </w:r>
      <w:del w:id="2048" w:author="KOU IVY" w:date="2022-01-08T21:57:00Z">
        <w:r>
          <w:rPr>
            <w:rFonts w:ascii="仿宋" w:eastAsia="仿宋" w:hAnsi="仿宋" w:cs="仿宋" w:hint="eastAsia"/>
            <w:sz w:val="32"/>
            <w:szCs w:val="32"/>
            <w:rPrChange w:id="204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的是</w:delText>
        </w:r>
      </w:del>
      <w:r>
        <w:rPr>
          <w:rFonts w:ascii="仿宋" w:eastAsia="仿宋" w:hAnsi="仿宋" w:cs="仿宋" w:hint="eastAsia"/>
          <w:sz w:val="32"/>
          <w:szCs w:val="32"/>
          <w:rPrChange w:id="2050" w:author="ASUS" w:date="2022-01-09T23:32:00Z">
            <w:rPr>
              <w:rFonts w:hint="eastAsia"/>
              <w:sz w:val="28"/>
              <w:szCs w:val="28"/>
            </w:rPr>
          </w:rPrChange>
        </w:rPr>
        <w:t>白芥子</w:t>
      </w:r>
      <w:ins w:id="2051" w:author="KOU IVY" w:date="2022-01-08T21:58:00Z">
        <w:r>
          <w:rPr>
            <w:rFonts w:ascii="仿宋" w:eastAsia="仿宋" w:hAnsi="仿宋" w:cs="仿宋" w:hint="eastAsia"/>
            <w:sz w:val="32"/>
            <w:szCs w:val="32"/>
            <w:rPrChange w:id="2052" w:author="ASUS" w:date="2022-01-09T23:32:00Z">
              <w:rPr>
                <w:rFonts w:hint="eastAsia"/>
                <w:sz w:val="28"/>
                <w:szCs w:val="28"/>
              </w:rPr>
            </w:rPrChange>
          </w:rPr>
          <w:t>祛痰</w:t>
        </w:r>
      </w:ins>
      <w:r>
        <w:rPr>
          <w:rFonts w:ascii="仿宋" w:eastAsia="仿宋" w:hAnsi="仿宋" w:cs="仿宋" w:hint="eastAsia"/>
          <w:sz w:val="32"/>
          <w:szCs w:val="32"/>
          <w:rPrChange w:id="2053" w:author="ASUS" w:date="2022-01-09T23:32:00Z">
            <w:rPr>
              <w:rFonts w:hint="eastAsia"/>
              <w:sz w:val="28"/>
              <w:szCs w:val="28"/>
            </w:rPr>
          </w:rPrChange>
        </w:rPr>
        <w:t>，为什么？</w:t>
      </w:r>
      <w:ins w:id="2054" w:author="KOU IVY" w:date="2022-01-08T21:58:00Z">
        <w:r>
          <w:rPr>
            <w:rFonts w:ascii="仿宋" w:eastAsia="仿宋" w:hAnsi="仿宋" w:cs="仿宋" w:hint="eastAsia"/>
            <w:sz w:val="32"/>
            <w:szCs w:val="32"/>
            <w:rPrChange w:id="2055" w:author="ASUS" w:date="2022-01-09T23:32:00Z">
              <w:rPr>
                <w:rFonts w:hint="eastAsia"/>
                <w:sz w:val="28"/>
                <w:szCs w:val="28"/>
              </w:rPr>
            </w:rPrChange>
          </w:rPr>
          <w:t>小</w:t>
        </w:r>
      </w:ins>
      <w:del w:id="2056" w:author="KOU IVY" w:date="2022-01-08T21:58:00Z">
        <w:r>
          <w:rPr>
            <w:rFonts w:ascii="仿宋" w:eastAsia="仿宋" w:hAnsi="仿宋" w:cs="仿宋" w:hint="eastAsia"/>
            <w:sz w:val="32"/>
            <w:szCs w:val="32"/>
            <w:rPrChange w:id="205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细</w:delText>
        </w:r>
      </w:del>
      <w:r>
        <w:rPr>
          <w:rFonts w:ascii="仿宋" w:eastAsia="仿宋" w:hAnsi="仿宋" w:cs="仿宋" w:hint="eastAsia"/>
          <w:sz w:val="32"/>
          <w:szCs w:val="32"/>
          <w:rPrChange w:id="2058" w:author="ASUS" w:date="2022-01-09T23:32:00Z">
            <w:rPr>
              <w:rFonts w:hint="eastAsia"/>
              <w:sz w:val="28"/>
              <w:szCs w:val="28"/>
            </w:rPr>
          </w:rPrChange>
        </w:rPr>
        <w:t>颗颗的，味道辣辣的，发挥燥性，为什么不用陈皮</w:t>
      </w:r>
      <w:del w:id="2059" w:author="KOU IVY" w:date="2022-01-08T21:58:00Z">
        <w:r>
          <w:rPr>
            <w:rFonts w:ascii="仿宋" w:eastAsia="仿宋" w:hAnsi="仿宋" w:cs="仿宋" w:hint="eastAsia"/>
            <w:sz w:val="32"/>
            <w:szCs w:val="32"/>
            <w:rPrChange w:id="206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？用白芥子</w:delText>
        </w:r>
      </w:del>
      <w:r>
        <w:rPr>
          <w:rFonts w:ascii="仿宋" w:eastAsia="仿宋" w:hAnsi="仿宋" w:cs="仿宋" w:hint="eastAsia"/>
          <w:sz w:val="32"/>
          <w:szCs w:val="32"/>
          <w:rPrChange w:id="2061" w:author="ASUS" w:date="2022-01-09T23:32:00Z">
            <w:rPr>
              <w:rFonts w:hint="eastAsia"/>
              <w:sz w:val="28"/>
              <w:szCs w:val="28"/>
            </w:rPr>
          </w:rPrChange>
        </w:rPr>
        <w:t>呢？陈皮力度弱，现在病人的痰多堆积在细支气管里，白芥子</w:t>
      </w:r>
      <w:del w:id="2062" w:author="KOU IVY" w:date="2022-01-08T21:59:00Z">
        <w:r>
          <w:rPr>
            <w:rFonts w:ascii="仿宋" w:eastAsia="仿宋" w:hAnsi="仿宋" w:cs="仿宋" w:hint="eastAsia"/>
            <w:sz w:val="32"/>
            <w:szCs w:val="32"/>
            <w:rPrChange w:id="206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细</w:delText>
        </w:r>
      </w:del>
      <w:r>
        <w:rPr>
          <w:rFonts w:ascii="仿宋" w:eastAsia="仿宋" w:hAnsi="仿宋" w:cs="仿宋" w:hint="eastAsia"/>
          <w:sz w:val="32"/>
          <w:szCs w:val="32"/>
          <w:rPrChange w:id="2064" w:author="ASUS" w:date="2022-01-09T23:32:00Z">
            <w:rPr>
              <w:rFonts w:hint="eastAsia"/>
              <w:sz w:val="28"/>
              <w:szCs w:val="28"/>
            </w:rPr>
          </w:rPrChange>
        </w:rPr>
        <w:t>小</w:t>
      </w:r>
      <w:del w:id="2065" w:author="KOU IVY" w:date="2022-01-08T21:59:00Z">
        <w:r>
          <w:rPr>
            <w:rFonts w:ascii="仿宋" w:eastAsia="仿宋" w:hAnsi="仿宋" w:cs="仿宋" w:hint="eastAsia"/>
            <w:sz w:val="32"/>
            <w:szCs w:val="32"/>
            <w:rPrChange w:id="206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2067" w:author="KOU IVY" w:date="2022-01-08T21:59:00Z">
        <w:r>
          <w:rPr>
            <w:rFonts w:ascii="仿宋" w:eastAsia="仿宋" w:hAnsi="仿宋" w:cs="仿宋" w:hint="eastAsia"/>
            <w:sz w:val="32"/>
            <w:szCs w:val="32"/>
            <w:rPrChange w:id="2068" w:author="ASUS" w:date="2022-01-09T23:32:00Z">
              <w:rPr>
                <w:rFonts w:hint="eastAsia"/>
                <w:sz w:val="28"/>
                <w:szCs w:val="28"/>
              </w:rPr>
            </w:rPrChange>
          </w:rPr>
          <w:t>、</w:t>
        </w:r>
      </w:ins>
      <w:r>
        <w:rPr>
          <w:rFonts w:ascii="仿宋" w:eastAsia="仿宋" w:hAnsi="仿宋" w:cs="仿宋" w:hint="eastAsia"/>
          <w:sz w:val="32"/>
          <w:szCs w:val="32"/>
          <w:rPrChange w:id="2069" w:author="ASUS" w:date="2022-01-09T23:32:00Z">
            <w:rPr>
              <w:rFonts w:hint="eastAsia"/>
              <w:sz w:val="28"/>
              <w:szCs w:val="28"/>
            </w:rPr>
          </w:rPrChange>
        </w:rPr>
        <w:t>辛辣</w:t>
      </w:r>
      <w:del w:id="2070" w:author="KOU IVY" w:date="2022-01-08T21:59:00Z">
        <w:r>
          <w:rPr>
            <w:rFonts w:ascii="仿宋" w:eastAsia="仿宋" w:hAnsi="仿宋" w:cs="仿宋" w:hint="eastAsia"/>
            <w:sz w:val="32"/>
            <w:szCs w:val="32"/>
            <w:rPrChange w:id="207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2072" w:author="KOU IVY" w:date="2022-01-08T21:59:00Z">
        <w:r>
          <w:rPr>
            <w:rFonts w:ascii="仿宋" w:eastAsia="仿宋" w:hAnsi="仿宋" w:cs="仿宋" w:hint="eastAsia"/>
            <w:sz w:val="32"/>
            <w:szCs w:val="32"/>
            <w:rPrChange w:id="2073" w:author="ASUS" w:date="2022-01-09T23:32:00Z">
              <w:rPr>
                <w:rFonts w:hint="eastAsia"/>
                <w:sz w:val="28"/>
                <w:szCs w:val="28"/>
              </w:rPr>
            </w:rPrChange>
          </w:rPr>
          <w:t>、</w:t>
        </w:r>
      </w:ins>
      <w:r>
        <w:rPr>
          <w:rFonts w:ascii="仿宋" w:eastAsia="仿宋" w:hAnsi="仿宋" w:cs="仿宋" w:hint="eastAsia"/>
          <w:sz w:val="32"/>
          <w:szCs w:val="32"/>
          <w:rPrChange w:id="2074" w:author="ASUS" w:date="2022-01-09T23:32:00Z">
            <w:rPr>
              <w:rFonts w:hint="eastAsia"/>
              <w:sz w:val="28"/>
              <w:szCs w:val="28"/>
            </w:rPr>
          </w:rPrChange>
        </w:rPr>
        <w:t>入络。半夏形状要大点，半夏钻大支气管；白芥子、葶苈子</w:t>
      </w:r>
      <w:del w:id="2075" w:author="KOU IVY" w:date="2022-01-08T21:59:00Z">
        <w:r>
          <w:rPr>
            <w:rFonts w:ascii="仿宋" w:eastAsia="仿宋" w:hAnsi="仿宋" w:cs="仿宋" w:hint="eastAsia"/>
            <w:sz w:val="32"/>
            <w:szCs w:val="32"/>
            <w:rPrChange w:id="207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重点</w:delText>
        </w:r>
      </w:del>
      <w:ins w:id="2077" w:author="KOU IVY" w:date="2022-01-08T21:59:00Z">
        <w:r>
          <w:rPr>
            <w:rFonts w:ascii="仿宋" w:eastAsia="仿宋" w:hAnsi="仿宋" w:cs="仿宋" w:hint="eastAsia"/>
            <w:sz w:val="32"/>
            <w:szCs w:val="32"/>
            <w:rPrChange w:id="2078" w:author="ASUS" w:date="2022-01-09T23:32:00Z">
              <w:rPr>
                <w:rFonts w:hint="eastAsia"/>
                <w:sz w:val="28"/>
                <w:szCs w:val="28"/>
              </w:rPr>
            </w:rPrChange>
          </w:rPr>
          <w:t>能</w:t>
        </w:r>
      </w:ins>
      <w:r>
        <w:rPr>
          <w:rFonts w:ascii="仿宋" w:eastAsia="仿宋" w:hAnsi="仿宋" w:cs="仿宋" w:hint="eastAsia"/>
          <w:sz w:val="32"/>
          <w:szCs w:val="32"/>
          <w:rPrChange w:id="2079" w:author="ASUS" w:date="2022-01-09T23:32:00Z">
            <w:rPr>
              <w:rFonts w:hint="eastAsia"/>
              <w:sz w:val="28"/>
              <w:szCs w:val="28"/>
            </w:rPr>
          </w:rPrChange>
        </w:rPr>
        <w:t>钻细支气管</w:t>
      </w:r>
      <w:del w:id="2080" w:author="KOU IVY" w:date="2022-01-08T22:00:00Z">
        <w:r>
          <w:rPr>
            <w:rFonts w:ascii="仿宋" w:eastAsia="仿宋" w:hAnsi="仿宋" w:cs="仿宋" w:hint="eastAsia"/>
            <w:sz w:val="32"/>
            <w:szCs w:val="32"/>
            <w:rPrChange w:id="208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2082" w:author="KOU IVY" w:date="2022-01-08T22:00:00Z">
        <w:r>
          <w:rPr>
            <w:rFonts w:ascii="仿宋" w:eastAsia="仿宋" w:hAnsi="仿宋" w:cs="仿宋" w:hint="eastAsia"/>
            <w:sz w:val="32"/>
            <w:szCs w:val="32"/>
            <w:rPrChange w:id="2083" w:author="ASUS" w:date="2022-01-09T23:32:00Z">
              <w:rPr>
                <w:rFonts w:hint="eastAsia"/>
                <w:sz w:val="28"/>
                <w:szCs w:val="28"/>
              </w:rPr>
            </w:rPrChange>
          </w:rPr>
          <w:t>；</w:t>
        </w:r>
      </w:ins>
      <w:r>
        <w:rPr>
          <w:rFonts w:ascii="仿宋" w:eastAsia="仿宋" w:hAnsi="仿宋" w:cs="仿宋" w:hint="eastAsia"/>
          <w:sz w:val="32"/>
          <w:szCs w:val="32"/>
          <w:rPrChange w:id="2084" w:author="ASUS" w:date="2022-01-09T23:32:00Z">
            <w:rPr>
              <w:rFonts w:hint="eastAsia"/>
              <w:sz w:val="28"/>
              <w:szCs w:val="28"/>
            </w:rPr>
          </w:rPrChange>
        </w:rPr>
        <w:t>细辛是通络的，祛</w:t>
      </w:r>
      <w:ins w:id="2085" w:author="KOU IVY" w:date="2022-01-08T22:03:00Z">
        <w:r>
          <w:rPr>
            <w:rFonts w:ascii="仿宋" w:eastAsia="仿宋" w:hAnsi="仿宋" w:cs="仿宋" w:hint="eastAsia"/>
            <w:sz w:val="32"/>
            <w:szCs w:val="32"/>
            <w:rPrChange w:id="2086" w:author="ASUS" w:date="2022-01-09T23:32:00Z">
              <w:rPr>
                <w:rFonts w:hint="eastAsia"/>
                <w:sz w:val="28"/>
                <w:szCs w:val="28"/>
              </w:rPr>
            </w:rPrChange>
          </w:rPr>
          <w:t>细支气管</w:t>
        </w:r>
      </w:ins>
      <w:r>
        <w:rPr>
          <w:rFonts w:ascii="仿宋" w:eastAsia="仿宋" w:hAnsi="仿宋" w:cs="仿宋" w:hint="eastAsia"/>
          <w:sz w:val="32"/>
          <w:szCs w:val="32"/>
          <w:rPrChange w:id="2087" w:author="ASUS" w:date="2022-01-09T23:32:00Z">
            <w:rPr>
              <w:rFonts w:hint="eastAsia"/>
              <w:sz w:val="28"/>
              <w:szCs w:val="28"/>
            </w:rPr>
          </w:rPrChange>
        </w:rPr>
        <w:t>寒痰，所以</w:t>
      </w:r>
      <w:del w:id="2088" w:author="KOU IVY" w:date="2022-01-08T22:03:00Z">
        <w:r>
          <w:rPr>
            <w:rFonts w:ascii="仿宋" w:eastAsia="仿宋" w:hAnsi="仿宋" w:cs="仿宋" w:hint="eastAsia"/>
            <w:sz w:val="32"/>
            <w:szCs w:val="32"/>
            <w:rPrChange w:id="208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为什么</w:delText>
        </w:r>
      </w:del>
      <w:r>
        <w:rPr>
          <w:rFonts w:ascii="仿宋" w:eastAsia="仿宋" w:hAnsi="仿宋" w:cs="仿宋" w:hint="eastAsia"/>
          <w:sz w:val="32"/>
          <w:szCs w:val="32"/>
          <w:rPrChange w:id="2090" w:author="ASUS" w:date="2022-01-09T23:32:00Z">
            <w:rPr>
              <w:rFonts w:hint="eastAsia"/>
              <w:sz w:val="28"/>
              <w:szCs w:val="28"/>
            </w:rPr>
          </w:rPrChange>
        </w:rPr>
        <w:t>治病要</w:t>
      </w:r>
      <w:del w:id="2091" w:author="KOU IVY" w:date="2022-01-08T22:03:00Z">
        <w:r>
          <w:rPr>
            <w:rFonts w:ascii="仿宋" w:eastAsia="仿宋" w:hAnsi="仿宋" w:cs="仿宋" w:hint="eastAsia"/>
            <w:sz w:val="32"/>
            <w:szCs w:val="32"/>
            <w:rPrChange w:id="209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发</w:delText>
        </w:r>
      </w:del>
      <w:ins w:id="2093" w:author="KOU IVY" w:date="2022-01-08T22:03:00Z">
        <w:r>
          <w:rPr>
            <w:rFonts w:ascii="仿宋" w:eastAsia="仿宋" w:hAnsi="仿宋" w:cs="仿宋" w:hint="eastAsia"/>
            <w:sz w:val="32"/>
            <w:szCs w:val="32"/>
            <w:rPrChange w:id="2094" w:author="ASUS" w:date="2022-01-09T23:32:00Z">
              <w:rPr>
                <w:rFonts w:hint="eastAsia"/>
                <w:sz w:val="28"/>
                <w:szCs w:val="28"/>
              </w:rPr>
            </w:rPrChange>
          </w:rPr>
          <w:t>法</w:t>
        </w:r>
      </w:ins>
      <w:r>
        <w:rPr>
          <w:rFonts w:ascii="仿宋" w:eastAsia="仿宋" w:hAnsi="仿宋" w:cs="仿宋" w:hint="eastAsia"/>
          <w:sz w:val="32"/>
          <w:szCs w:val="32"/>
          <w:rPrChange w:id="2095" w:author="ASUS" w:date="2022-01-09T23:32:00Z">
            <w:rPr>
              <w:rFonts w:hint="eastAsia"/>
              <w:sz w:val="28"/>
              <w:szCs w:val="28"/>
            </w:rPr>
          </w:rPrChange>
        </w:rPr>
        <w:t>自然，药物</w:t>
      </w:r>
      <w:del w:id="2096" w:author="KOU IVY" w:date="2022-01-08T22:03:00Z">
        <w:r>
          <w:rPr>
            <w:rFonts w:ascii="仿宋" w:eastAsia="仿宋" w:hAnsi="仿宋" w:cs="仿宋" w:hint="eastAsia"/>
            <w:sz w:val="32"/>
            <w:szCs w:val="32"/>
            <w:rPrChange w:id="209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它</w:delText>
        </w:r>
      </w:del>
      <w:del w:id="2098" w:author="KOU IVY" w:date="2022-01-08T22:04:00Z">
        <w:r>
          <w:rPr>
            <w:rFonts w:ascii="仿宋" w:eastAsia="仿宋" w:hAnsi="仿宋" w:cs="仿宋" w:hint="eastAsia"/>
            <w:sz w:val="32"/>
            <w:szCs w:val="32"/>
            <w:rPrChange w:id="209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长成那个</w:delText>
        </w:r>
      </w:del>
      <w:r>
        <w:rPr>
          <w:rFonts w:ascii="仿宋" w:eastAsia="仿宋" w:hAnsi="仿宋" w:cs="仿宋" w:hint="eastAsia"/>
          <w:sz w:val="32"/>
          <w:szCs w:val="32"/>
          <w:rPrChange w:id="2100" w:author="ASUS" w:date="2022-01-09T23:32:00Z">
            <w:rPr>
              <w:rFonts w:hint="eastAsia"/>
              <w:sz w:val="28"/>
              <w:szCs w:val="28"/>
            </w:rPr>
          </w:rPrChange>
        </w:rPr>
        <w:t>形状</w:t>
      </w:r>
      <w:del w:id="2101" w:author="KOU IVY" w:date="2022-01-08T22:04:00Z">
        <w:r>
          <w:rPr>
            <w:rFonts w:ascii="仿宋" w:eastAsia="仿宋" w:hAnsi="仿宋" w:cs="仿宋" w:hint="eastAsia"/>
            <w:sz w:val="32"/>
            <w:szCs w:val="32"/>
            <w:rPrChange w:id="210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就</w:delText>
        </w:r>
      </w:del>
      <w:r>
        <w:rPr>
          <w:rFonts w:ascii="仿宋" w:eastAsia="仿宋" w:hAnsi="仿宋" w:cs="仿宋" w:hint="eastAsia"/>
          <w:sz w:val="32"/>
          <w:szCs w:val="32"/>
          <w:rPrChange w:id="2103" w:author="ASUS" w:date="2022-01-09T23:32:00Z">
            <w:rPr>
              <w:rFonts w:hint="eastAsia"/>
              <w:sz w:val="28"/>
              <w:szCs w:val="28"/>
            </w:rPr>
          </w:rPrChange>
        </w:rPr>
        <w:t>有它的特性。燥湿</w:t>
      </w:r>
      <w:del w:id="2104" w:author="KOU IVY" w:date="2022-01-08T22:04:00Z">
        <w:r>
          <w:rPr>
            <w:rFonts w:ascii="仿宋" w:eastAsia="仿宋" w:hAnsi="仿宋" w:cs="仿宋" w:hint="eastAsia"/>
            <w:sz w:val="32"/>
            <w:szCs w:val="32"/>
            <w:rPrChange w:id="210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2106" w:author="KOU IVY" w:date="2022-01-08T22:04:00Z">
        <w:r>
          <w:rPr>
            <w:rFonts w:ascii="仿宋" w:eastAsia="仿宋" w:hAnsi="仿宋" w:cs="仿宋" w:hint="eastAsia"/>
            <w:sz w:val="32"/>
            <w:szCs w:val="32"/>
            <w:rPrChange w:id="2107" w:author="ASUS" w:date="2022-01-09T23:32:00Z">
              <w:rPr>
                <w:rFonts w:hint="eastAsia"/>
                <w:sz w:val="28"/>
                <w:szCs w:val="28"/>
              </w:rPr>
            </w:rPrChange>
          </w:rPr>
          <w:t>、</w:t>
        </w:r>
      </w:ins>
      <w:r>
        <w:rPr>
          <w:rFonts w:ascii="仿宋" w:eastAsia="仿宋" w:hAnsi="仿宋" w:cs="仿宋" w:hint="eastAsia"/>
          <w:sz w:val="32"/>
          <w:szCs w:val="32"/>
          <w:rPrChange w:id="2108" w:author="ASUS" w:date="2022-01-09T23:32:00Z">
            <w:rPr>
              <w:rFonts w:hint="eastAsia"/>
              <w:sz w:val="28"/>
              <w:szCs w:val="28"/>
            </w:rPr>
          </w:rPrChange>
        </w:rPr>
        <w:t>化湿不一样</w:t>
      </w:r>
      <w:del w:id="2109" w:author="KOU IVY" w:date="2022-01-08T22:04:00Z">
        <w:r>
          <w:rPr>
            <w:rFonts w:ascii="仿宋" w:eastAsia="仿宋" w:hAnsi="仿宋" w:cs="仿宋" w:hint="eastAsia"/>
            <w:sz w:val="32"/>
            <w:szCs w:val="32"/>
            <w:rPrChange w:id="211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（</w:delText>
        </w:r>
      </w:del>
      <w:ins w:id="2111" w:author="KOU IVY" w:date="2022-01-08T22:04:00Z">
        <w:r>
          <w:rPr>
            <w:rFonts w:ascii="仿宋" w:eastAsia="仿宋" w:hAnsi="仿宋" w:cs="仿宋" w:hint="eastAsia"/>
            <w:sz w:val="32"/>
            <w:szCs w:val="32"/>
            <w:rPrChange w:id="2112" w:author="ASUS" w:date="2022-01-09T23:32:00Z">
              <w:rPr>
                <w:rFonts w:hint="eastAsia"/>
                <w:sz w:val="28"/>
                <w:szCs w:val="28"/>
              </w:rPr>
            </w:rPrChange>
          </w:rPr>
          <w:t>，</w:t>
        </w:r>
      </w:ins>
      <w:r>
        <w:rPr>
          <w:rFonts w:ascii="仿宋" w:eastAsia="仿宋" w:hAnsi="仿宋" w:cs="仿宋" w:hint="eastAsia"/>
          <w:sz w:val="32"/>
          <w:szCs w:val="32"/>
          <w:rPrChange w:id="2113" w:author="ASUS" w:date="2022-01-09T23:32:00Z">
            <w:rPr>
              <w:rFonts w:hint="eastAsia"/>
              <w:sz w:val="28"/>
              <w:szCs w:val="28"/>
            </w:rPr>
          </w:rPrChange>
        </w:rPr>
        <w:t>燥湿说明燥性强，调元气猛；化湿说明</w:t>
      </w:r>
      <w:ins w:id="2114" w:author="KOU IVY" w:date="2022-01-08T22:05:00Z">
        <w:r>
          <w:rPr>
            <w:rFonts w:ascii="仿宋" w:eastAsia="仿宋" w:hAnsi="仿宋" w:cs="仿宋" w:hint="eastAsia"/>
            <w:sz w:val="32"/>
            <w:szCs w:val="32"/>
            <w:rPrChange w:id="2115" w:author="ASUS" w:date="2022-01-09T23:32:00Z">
              <w:rPr>
                <w:rFonts w:hint="eastAsia"/>
                <w:sz w:val="28"/>
                <w:szCs w:val="28"/>
              </w:rPr>
            </w:rPrChange>
          </w:rPr>
          <w:t>作用</w:t>
        </w:r>
      </w:ins>
      <w:r>
        <w:rPr>
          <w:rFonts w:ascii="仿宋" w:eastAsia="仿宋" w:hAnsi="仿宋" w:cs="仿宋" w:hint="eastAsia"/>
          <w:sz w:val="32"/>
          <w:szCs w:val="32"/>
          <w:rPrChange w:id="2116" w:author="ASUS" w:date="2022-01-09T23:32:00Z">
            <w:rPr>
              <w:rFonts w:hint="eastAsia"/>
              <w:sz w:val="28"/>
              <w:szCs w:val="28"/>
            </w:rPr>
          </w:rPrChange>
        </w:rPr>
        <w:t>温和得多，发挥气化功能</w:t>
      </w:r>
      <w:del w:id="2117" w:author="KOU IVY" w:date="2022-01-08T22:05:00Z">
        <w:r>
          <w:rPr>
            <w:rFonts w:ascii="仿宋" w:eastAsia="仿宋" w:hAnsi="仿宋" w:cs="仿宋" w:hint="eastAsia"/>
            <w:sz w:val="32"/>
            <w:szCs w:val="32"/>
            <w:rPrChange w:id="211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）</w:delText>
        </w:r>
      </w:del>
      <w:ins w:id="2119" w:author="KOU IVY" w:date="2022-01-08T22:05:00Z">
        <w:r>
          <w:rPr>
            <w:rFonts w:ascii="仿宋" w:eastAsia="仿宋" w:hAnsi="仿宋" w:cs="仿宋" w:hint="eastAsia"/>
            <w:sz w:val="32"/>
            <w:szCs w:val="32"/>
            <w:rPrChange w:id="2120" w:author="ASUS" w:date="2022-01-09T23:32:00Z">
              <w:rPr>
                <w:rFonts w:hint="eastAsia"/>
                <w:sz w:val="28"/>
                <w:szCs w:val="28"/>
              </w:rPr>
            </w:rPrChange>
          </w:rPr>
          <w:t>。为什么</w:t>
        </w:r>
      </w:ins>
      <w:del w:id="2121" w:author="KOU IVY" w:date="2022-01-08T22:05:00Z">
        <w:r>
          <w:rPr>
            <w:rFonts w:ascii="仿宋" w:eastAsia="仿宋" w:hAnsi="仿宋" w:cs="仿宋" w:hint="eastAsia"/>
            <w:sz w:val="32"/>
            <w:szCs w:val="32"/>
            <w:rPrChange w:id="212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所以说</w:delText>
        </w:r>
      </w:del>
      <w:r>
        <w:rPr>
          <w:rFonts w:ascii="仿宋" w:eastAsia="仿宋" w:hAnsi="仿宋" w:cs="仿宋" w:hint="eastAsia"/>
          <w:sz w:val="32"/>
          <w:szCs w:val="32"/>
          <w:rPrChange w:id="2123" w:author="ASUS" w:date="2022-01-09T23:32:00Z">
            <w:rPr>
              <w:rFonts w:hint="eastAsia"/>
              <w:sz w:val="28"/>
              <w:szCs w:val="28"/>
            </w:rPr>
          </w:rPrChange>
        </w:rPr>
        <w:t>白芥子</w:t>
      </w:r>
      <w:del w:id="2124" w:author="KOU IVY" w:date="2022-01-08T22:05:00Z">
        <w:r>
          <w:rPr>
            <w:rFonts w:ascii="仿宋" w:eastAsia="仿宋" w:hAnsi="仿宋" w:cs="仿宋" w:hint="eastAsia"/>
            <w:sz w:val="32"/>
            <w:szCs w:val="32"/>
            <w:rPrChange w:id="212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为什么</w:delText>
        </w:r>
      </w:del>
      <w:r>
        <w:rPr>
          <w:rFonts w:ascii="仿宋" w:eastAsia="仿宋" w:hAnsi="仿宋" w:cs="仿宋" w:hint="eastAsia"/>
          <w:sz w:val="32"/>
          <w:szCs w:val="32"/>
          <w:rPrChange w:id="2126" w:author="ASUS" w:date="2022-01-09T23:32:00Z">
            <w:rPr>
              <w:rFonts w:hint="eastAsia"/>
              <w:sz w:val="28"/>
              <w:szCs w:val="28"/>
            </w:rPr>
          </w:rPrChange>
        </w:rPr>
        <w:t>去痰效果好？</w:t>
      </w:r>
      <w:ins w:id="2127" w:author="KOU IVY" w:date="2022-01-08T22:06:00Z">
        <w:r>
          <w:rPr>
            <w:rFonts w:ascii="仿宋" w:eastAsia="仿宋" w:hAnsi="仿宋" w:cs="仿宋" w:hint="eastAsia"/>
            <w:sz w:val="32"/>
            <w:szCs w:val="32"/>
            <w:rPrChange w:id="2128" w:author="ASUS" w:date="2022-01-09T23:32:00Z">
              <w:rPr>
                <w:rFonts w:hint="eastAsia"/>
                <w:sz w:val="28"/>
                <w:szCs w:val="28"/>
              </w:rPr>
            </w:rPrChange>
          </w:rPr>
          <w:t>化湿效果好</w:t>
        </w:r>
      </w:ins>
      <w:ins w:id="2129" w:author="KOU IVY" w:date="2022-01-08T22:07:00Z">
        <w:r>
          <w:rPr>
            <w:rFonts w:ascii="仿宋" w:eastAsia="仿宋" w:hAnsi="仿宋" w:cs="仿宋" w:hint="eastAsia"/>
            <w:sz w:val="32"/>
            <w:szCs w:val="32"/>
            <w:rPrChange w:id="2130" w:author="ASUS" w:date="2022-01-09T23:32:00Z">
              <w:rPr>
                <w:rFonts w:hint="eastAsia"/>
                <w:sz w:val="28"/>
                <w:szCs w:val="28"/>
              </w:rPr>
            </w:rPrChange>
          </w:rPr>
          <w:t>，可以去黏痰、</w:t>
        </w:r>
      </w:ins>
      <w:ins w:id="2131" w:author="KOU IVY" w:date="2022-01-08T22:08:00Z">
        <w:r>
          <w:rPr>
            <w:rFonts w:ascii="仿宋" w:eastAsia="仿宋" w:hAnsi="仿宋" w:cs="仿宋" w:hint="eastAsia"/>
            <w:sz w:val="32"/>
            <w:szCs w:val="32"/>
            <w:rPrChange w:id="2132" w:author="ASUS" w:date="2022-01-09T23:32:00Z">
              <w:rPr>
                <w:rFonts w:hint="eastAsia"/>
                <w:sz w:val="28"/>
                <w:szCs w:val="28"/>
              </w:rPr>
            </w:rPrChange>
          </w:rPr>
          <w:t>浮痰。</w:t>
        </w:r>
      </w:ins>
    </w:p>
    <w:p w:rsidR="006B1471" w:rsidRDefault="00470CBE">
      <w:pPr>
        <w:ind w:firstLineChars="200" w:firstLine="643"/>
        <w:rPr>
          <w:ins w:id="2133" w:author="ASUS" w:date="2022-01-09T23:32:00Z"/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  <w:rPrChange w:id="2134" w:author="ASUS" w:date="2022-01-09T23:32:00Z">
            <w:rPr>
              <w:rFonts w:hint="eastAsia"/>
              <w:b/>
              <w:bCs/>
              <w:sz w:val="28"/>
              <w:szCs w:val="28"/>
            </w:rPr>
          </w:rPrChange>
        </w:rPr>
        <w:t>二陈汤</w:t>
      </w:r>
      <w:r>
        <w:rPr>
          <w:rFonts w:ascii="仿宋" w:eastAsia="仿宋" w:hAnsi="仿宋" w:cs="仿宋" w:hint="eastAsia"/>
          <w:sz w:val="32"/>
          <w:szCs w:val="32"/>
          <w:rPrChange w:id="2135" w:author="ASUS" w:date="2022-01-09T23:32:00Z">
            <w:rPr>
              <w:rFonts w:hint="eastAsia"/>
              <w:sz w:val="28"/>
              <w:szCs w:val="28"/>
            </w:rPr>
          </w:rPrChange>
        </w:rPr>
        <w:t>恰恰是促使痰生成，让湿更容易</w:t>
      </w:r>
      <w:del w:id="2136" w:author="KOU IVY" w:date="2022-01-08T22:08:00Z">
        <w:r>
          <w:rPr>
            <w:rFonts w:ascii="仿宋" w:eastAsia="仿宋" w:hAnsi="仿宋" w:cs="仿宋" w:hint="eastAsia"/>
            <w:sz w:val="32"/>
            <w:szCs w:val="32"/>
            <w:rPrChange w:id="213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化，让它</w:delText>
        </w:r>
      </w:del>
      <w:r>
        <w:rPr>
          <w:rFonts w:ascii="仿宋" w:eastAsia="仿宋" w:hAnsi="仿宋" w:cs="仿宋" w:hint="eastAsia"/>
          <w:sz w:val="32"/>
          <w:szCs w:val="32"/>
          <w:rPrChange w:id="2138" w:author="ASUS" w:date="2022-01-09T23:32:00Z">
            <w:rPr>
              <w:rFonts w:hint="eastAsia"/>
              <w:sz w:val="28"/>
              <w:szCs w:val="28"/>
            </w:rPr>
          </w:rPrChange>
        </w:rPr>
        <w:t>排，如果湿气很少有痰的情况下，用二陈汤就没有效果</w:t>
      </w:r>
      <w:del w:id="2139" w:author="KOU IVY" w:date="2022-01-08T22:09:00Z">
        <w:r>
          <w:rPr>
            <w:rFonts w:ascii="仿宋" w:eastAsia="仿宋" w:hAnsi="仿宋" w:cs="仿宋" w:hint="eastAsia"/>
            <w:sz w:val="32"/>
            <w:szCs w:val="32"/>
            <w:rPrChange w:id="214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了，对不对</w:delText>
        </w:r>
      </w:del>
      <w:r>
        <w:rPr>
          <w:rFonts w:ascii="仿宋" w:eastAsia="仿宋" w:hAnsi="仿宋" w:cs="仿宋" w:hint="eastAsia"/>
          <w:sz w:val="32"/>
          <w:szCs w:val="32"/>
          <w:rPrChange w:id="2141" w:author="ASUS" w:date="2022-01-09T23:32:00Z">
            <w:rPr>
              <w:rFonts w:hint="eastAsia"/>
              <w:sz w:val="28"/>
              <w:szCs w:val="28"/>
            </w:rPr>
          </w:rPrChange>
        </w:rPr>
        <w:t>。</w:t>
      </w:r>
      <w:del w:id="2142" w:author="KOU IVY" w:date="2022-01-08T22:10:00Z">
        <w:r>
          <w:rPr>
            <w:rFonts w:ascii="仿宋" w:eastAsia="仿宋" w:hAnsi="仿宋" w:cs="仿宋" w:hint="eastAsia"/>
            <w:sz w:val="32"/>
            <w:szCs w:val="32"/>
            <w:rPrChange w:id="214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湿气很少，脉空，用半夏受不住，</w:delText>
        </w:r>
      </w:del>
      <w:r>
        <w:rPr>
          <w:rFonts w:ascii="仿宋" w:eastAsia="仿宋" w:hAnsi="仿宋" w:cs="仿宋" w:hint="eastAsia"/>
          <w:sz w:val="32"/>
          <w:szCs w:val="32"/>
          <w:rPrChange w:id="2144" w:author="ASUS" w:date="2022-01-09T23:32:00Z">
            <w:rPr>
              <w:rFonts w:hint="eastAsia"/>
              <w:sz w:val="28"/>
              <w:szCs w:val="28"/>
            </w:rPr>
          </w:rPrChange>
        </w:rPr>
        <w:t>湿聚成饮，饮在指下，有饱满</w:t>
      </w:r>
      <w:ins w:id="2145" w:author="KOU IVY" w:date="2022-01-08T22:09:00Z">
        <w:r>
          <w:rPr>
            <w:rFonts w:ascii="仿宋" w:eastAsia="仿宋" w:hAnsi="仿宋" w:cs="仿宋" w:hint="eastAsia"/>
            <w:sz w:val="32"/>
            <w:szCs w:val="32"/>
            <w:rPrChange w:id="2146" w:author="ASUS" w:date="2022-01-09T23:32:00Z">
              <w:rPr>
                <w:rFonts w:hint="eastAsia"/>
                <w:sz w:val="28"/>
                <w:szCs w:val="28"/>
              </w:rPr>
            </w:rPrChange>
          </w:rPr>
          <w:t>，才用</w:t>
        </w:r>
      </w:ins>
      <w:ins w:id="2147" w:author="KOU IVY" w:date="2022-01-08T22:10:00Z">
        <w:r>
          <w:rPr>
            <w:rFonts w:ascii="仿宋" w:eastAsia="仿宋" w:hAnsi="仿宋" w:cs="仿宋" w:hint="eastAsia"/>
            <w:sz w:val="32"/>
            <w:szCs w:val="32"/>
            <w:rPrChange w:id="2148" w:author="ASUS" w:date="2022-01-09T23:32:00Z">
              <w:rPr>
                <w:rFonts w:hint="eastAsia"/>
                <w:sz w:val="28"/>
                <w:szCs w:val="28"/>
              </w:rPr>
            </w:rPrChange>
          </w:rPr>
          <w:t>茯苓</w:t>
        </w:r>
      </w:ins>
      <w:r>
        <w:rPr>
          <w:rFonts w:ascii="仿宋" w:eastAsia="仿宋" w:hAnsi="仿宋" w:cs="仿宋" w:hint="eastAsia"/>
          <w:sz w:val="32"/>
          <w:szCs w:val="32"/>
          <w:rPrChange w:id="2149" w:author="ASUS" w:date="2022-01-09T23:32:00Z">
            <w:rPr>
              <w:rFonts w:hint="eastAsia"/>
              <w:sz w:val="28"/>
              <w:szCs w:val="28"/>
            </w:rPr>
          </w:rPrChange>
        </w:rPr>
        <w:t>。</w:t>
      </w:r>
      <w:ins w:id="2150" w:author="KOU IVY" w:date="2022-01-08T22:10:00Z">
        <w:r>
          <w:rPr>
            <w:rFonts w:ascii="仿宋" w:eastAsia="仿宋" w:hAnsi="仿宋" w:cs="仿宋" w:hint="eastAsia"/>
            <w:sz w:val="32"/>
            <w:szCs w:val="32"/>
            <w:rPrChange w:id="2151" w:author="ASUS" w:date="2022-01-09T23:32:00Z">
              <w:rPr>
                <w:rFonts w:hint="eastAsia"/>
                <w:sz w:val="28"/>
                <w:szCs w:val="28"/>
              </w:rPr>
            </w:rPrChange>
          </w:rPr>
          <w:t>湿气很少，</w:t>
        </w:r>
      </w:ins>
      <w:r>
        <w:rPr>
          <w:rFonts w:ascii="仿宋" w:eastAsia="仿宋" w:hAnsi="仿宋" w:cs="仿宋" w:hint="eastAsia"/>
          <w:sz w:val="32"/>
          <w:szCs w:val="32"/>
          <w:rPrChange w:id="2152" w:author="ASUS" w:date="2022-01-09T23:32:00Z">
            <w:rPr>
              <w:rFonts w:hint="eastAsia"/>
              <w:sz w:val="28"/>
              <w:szCs w:val="28"/>
            </w:rPr>
          </w:rPrChange>
        </w:rPr>
        <w:t>脉</w:t>
      </w:r>
      <w:del w:id="2153" w:author="KOU IVY" w:date="2022-01-08T22:10:00Z">
        <w:r>
          <w:rPr>
            <w:rFonts w:ascii="仿宋" w:eastAsia="仿宋" w:hAnsi="仿宋" w:cs="仿宋" w:hint="eastAsia"/>
            <w:sz w:val="32"/>
            <w:szCs w:val="32"/>
            <w:rPrChange w:id="215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都</w:delText>
        </w:r>
      </w:del>
      <w:r>
        <w:rPr>
          <w:rFonts w:ascii="仿宋" w:eastAsia="仿宋" w:hAnsi="仿宋" w:cs="仿宋" w:hint="eastAsia"/>
          <w:sz w:val="32"/>
          <w:szCs w:val="32"/>
          <w:rPrChange w:id="2155" w:author="ASUS" w:date="2022-01-09T23:32:00Z">
            <w:rPr>
              <w:rFonts w:hint="eastAsia"/>
              <w:sz w:val="28"/>
              <w:szCs w:val="28"/>
            </w:rPr>
          </w:rPrChange>
        </w:rPr>
        <w:t>空</w:t>
      </w:r>
      <w:del w:id="2156" w:author="KOU IVY" w:date="2022-01-08T22:10:00Z">
        <w:r>
          <w:rPr>
            <w:rFonts w:ascii="仿宋" w:eastAsia="仿宋" w:hAnsi="仿宋" w:cs="仿宋" w:hint="eastAsia"/>
            <w:sz w:val="32"/>
            <w:szCs w:val="32"/>
            <w:rPrChange w:id="215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了</w:delText>
        </w:r>
      </w:del>
      <w:r>
        <w:rPr>
          <w:rFonts w:ascii="仿宋" w:eastAsia="仿宋" w:hAnsi="仿宋" w:cs="仿宋" w:hint="eastAsia"/>
          <w:sz w:val="32"/>
          <w:szCs w:val="32"/>
          <w:rPrChange w:id="2158" w:author="ASUS" w:date="2022-01-09T23:32:00Z">
            <w:rPr>
              <w:rFonts w:hint="eastAsia"/>
              <w:sz w:val="28"/>
              <w:szCs w:val="28"/>
            </w:rPr>
          </w:rPrChange>
        </w:rPr>
        <w:t>，</w:t>
      </w:r>
      <w:ins w:id="2159" w:author="KOU IVY" w:date="2022-01-08T22:10:00Z">
        <w:r>
          <w:rPr>
            <w:rFonts w:ascii="仿宋" w:eastAsia="仿宋" w:hAnsi="仿宋" w:cs="仿宋" w:hint="eastAsia"/>
            <w:sz w:val="32"/>
            <w:szCs w:val="32"/>
            <w:rPrChange w:id="2160" w:author="ASUS" w:date="2022-01-09T23:32:00Z">
              <w:rPr>
                <w:rFonts w:hint="eastAsia"/>
                <w:sz w:val="28"/>
                <w:szCs w:val="28"/>
              </w:rPr>
            </w:rPrChange>
          </w:rPr>
          <w:t>不能</w:t>
        </w:r>
      </w:ins>
      <w:r>
        <w:rPr>
          <w:rFonts w:ascii="仿宋" w:eastAsia="仿宋" w:hAnsi="仿宋" w:cs="仿宋" w:hint="eastAsia"/>
          <w:sz w:val="32"/>
          <w:szCs w:val="32"/>
          <w:rPrChange w:id="2161" w:author="ASUS" w:date="2022-01-09T23:32:00Z">
            <w:rPr>
              <w:rFonts w:hint="eastAsia"/>
              <w:sz w:val="28"/>
              <w:szCs w:val="28"/>
            </w:rPr>
          </w:rPrChange>
        </w:rPr>
        <w:t>用半夏茯苓</w:t>
      </w:r>
      <w:del w:id="2162" w:author="KOU IVY" w:date="2022-01-08T22:10:00Z">
        <w:r>
          <w:rPr>
            <w:rFonts w:ascii="仿宋" w:eastAsia="仿宋" w:hAnsi="仿宋" w:cs="仿宋" w:hint="eastAsia"/>
            <w:sz w:val="32"/>
            <w:szCs w:val="32"/>
            <w:rPrChange w:id="216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肯定不对</w:delText>
        </w:r>
      </w:del>
      <w:r>
        <w:rPr>
          <w:rFonts w:ascii="仿宋" w:eastAsia="仿宋" w:hAnsi="仿宋" w:cs="仿宋" w:hint="eastAsia"/>
          <w:sz w:val="32"/>
          <w:szCs w:val="32"/>
          <w:rPrChange w:id="2164" w:author="ASUS" w:date="2022-01-09T23:32:00Z">
            <w:rPr>
              <w:rFonts w:hint="eastAsia"/>
              <w:sz w:val="28"/>
              <w:szCs w:val="28"/>
            </w:rPr>
          </w:rPrChange>
        </w:rPr>
        <w:t>。中医现在看到咯痰，不管三七二十一，先把二陈汤喝下去，</w:t>
      </w:r>
      <w:del w:id="2165" w:author="KOU IVY" w:date="2022-01-08T22:11:00Z">
        <w:r>
          <w:rPr>
            <w:rFonts w:ascii="仿宋" w:eastAsia="仿宋" w:hAnsi="仿宋" w:cs="仿宋" w:hint="eastAsia"/>
            <w:sz w:val="32"/>
            <w:szCs w:val="32"/>
            <w:rPrChange w:id="216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原来我们开方</w:delText>
        </w:r>
      </w:del>
      <w:ins w:id="2167" w:author="KOU IVY" w:date="2022-01-08T22:11:00Z">
        <w:r>
          <w:rPr>
            <w:rFonts w:ascii="仿宋" w:eastAsia="仿宋" w:hAnsi="仿宋" w:cs="仿宋" w:hint="eastAsia"/>
            <w:sz w:val="32"/>
            <w:szCs w:val="32"/>
            <w:rPrChange w:id="2168" w:author="ASUS" w:date="2022-01-09T23:32:00Z">
              <w:rPr>
                <w:rFonts w:hint="eastAsia"/>
                <w:sz w:val="28"/>
                <w:szCs w:val="28"/>
              </w:rPr>
            </w:rPrChange>
          </w:rPr>
          <w:t>或</w:t>
        </w:r>
      </w:ins>
      <w:r>
        <w:rPr>
          <w:rFonts w:ascii="仿宋" w:eastAsia="仿宋" w:hAnsi="仿宋" w:cs="仿宋" w:hint="eastAsia"/>
          <w:sz w:val="32"/>
          <w:szCs w:val="32"/>
          <w:rPrChange w:id="2169" w:author="ASUS" w:date="2022-01-09T23:32:00Z">
            <w:rPr>
              <w:rFonts w:hint="eastAsia"/>
              <w:sz w:val="28"/>
              <w:szCs w:val="28"/>
            </w:rPr>
          </w:rPrChange>
        </w:rPr>
        <w:t>是四君子加二陈汤</w:t>
      </w:r>
      <w:del w:id="2170" w:author="KOU IVY" w:date="2022-01-08T22:11:00Z">
        <w:r>
          <w:rPr>
            <w:rFonts w:ascii="仿宋" w:eastAsia="仿宋" w:hAnsi="仿宋" w:cs="仿宋" w:hint="eastAsia"/>
            <w:sz w:val="32"/>
            <w:szCs w:val="32"/>
            <w:rPrChange w:id="217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（我们讲</w:delText>
        </w:r>
      </w:del>
      <w:ins w:id="2172" w:author="KOU IVY" w:date="2022-01-08T22:11:00Z">
        <w:r>
          <w:rPr>
            <w:rFonts w:ascii="仿宋" w:eastAsia="仿宋" w:hAnsi="仿宋" w:cs="仿宋" w:hint="eastAsia"/>
            <w:sz w:val="32"/>
            <w:szCs w:val="32"/>
            <w:rPrChange w:id="2173" w:author="ASUS" w:date="2022-01-09T23:32:00Z">
              <w:rPr>
                <w:rFonts w:hint="eastAsia"/>
                <w:sz w:val="28"/>
                <w:szCs w:val="28"/>
              </w:rPr>
            </w:rPrChange>
          </w:rPr>
          <w:t>，</w:t>
        </w:r>
      </w:ins>
      <w:r>
        <w:rPr>
          <w:rFonts w:ascii="仿宋" w:eastAsia="仿宋" w:hAnsi="仿宋" w:cs="仿宋" w:hint="eastAsia"/>
          <w:sz w:val="32"/>
          <w:szCs w:val="32"/>
          <w:rPrChange w:id="2174" w:author="ASUS" w:date="2022-01-09T23:32:00Z">
            <w:rPr>
              <w:rFonts w:hint="eastAsia"/>
              <w:sz w:val="28"/>
              <w:szCs w:val="28"/>
            </w:rPr>
          </w:rPrChange>
        </w:rPr>
        <w:t>气化和湿化</w:t>
      </w:r>
      <w:ins w:id="2175" w:author="KOU IVY" w:date="2022-01-08T22:11:00Z">
        <w:r>
          <w:rPr>
            <w:rFonts w:ascii="仿宋" w:eastAsia="仿宋" w:hAnsi="仿宋" w:cs="仿宋" w:hint="eastAsia"/>
            <w:sz w:val="32"/>
            <w:szCs w:val="32"/>
            <w:rPrChange w:id="2176" w:author="ASUS" w:date="2022-01-09T23:32:00Z">
              <w:rPr>
                <w:rFonts w:hint="eastAsia"/>
                <w:sz w:val="28"/>
                <w:szCs w:val="28"/>
              </w:rPr>
            </w:rPrChange>
          </w:rPr>
          <w:t>并用</w:t>
        </w:r>
      </w:ins>
      <w:r>
        <w:rPr>
          <w:rFonts w:ascii="仿宋" w:eastAsia="仿宋" w:hAnsi="仿宋" w:cs="仿宋" w:hint="eastAsia"/>
          <w:sz w:val="32"/>
          <w:szCs w:val="32"/>
          <w:rPrChange w:id="2177" w:author="ASUS" w:date="2022-01-09T23:32:00Z">
            <w:rPr>
              <w:rFonts w:hint="eastAsia"/>
              <w:sz w:val="28"/>
              <w:szCs w:val="28"/>
            </w:rPr>
          </w:rPrChange>
        </w:rPr>
        <w:t>，气化则痰也化</w:t>
      </w:r>
      <w:ins w:id="2178" w:author="KOU IVY" w:date="2022-01-08T22:11:00Z">
        <w:r>
          <w:rPr>
            <w:rFonts w:ascii="仿宋" w:eastAsia="仿宋" w:hAnsi="仿宋" w:cs="仿宋" w:hint="eastAsia"/>
            <w:sz w:val="32"/>
            <w:szCs w:val="32"/>
            <w:rPrChange w:id="2179" w:author="ASUS" w:date="2022-01-09T23:32:00Z">
              <w:rPr>
                <w:rFonts w:hint="eastAsia"/>
                <w:sz w:val="28"/>
                <w:szCs w:val="28"/>
              </w:rPr>
            </w:rPrChange>
          </w:rPr>
          <w:t>，其实都不对</w:t>
        </w:r>
      </w:ins>
      <w:del w:id="2180" w:author="KOU IVY" w:date="2022-01-08T22:11:00Z">
        <w:r>
          <w:rPr>
            <w:rFonts w:ascii="仿宋" w:eastAsia="仿宋" w:hAnsi="仿宋" w:cs="仿宋" w:hint="eastAsia"/>
            <w:sz w:val="32"/>
            <w:szCs w:val="32"/>
            <w:rPrChange w:id="218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）</w:delText>
        </w:r>
      </w:del>
      <w:r>
        <w:rPr>
          <w:rFonts w:ascii="仿宋" w:eastAsia="仿宋" w:hAnsi="仿宋" w:cs="仿宋" w:hint="eastAsia"/>
          <w:sz w:val="32"/>
          <w:szCs w:val="32"/>
          <w:rPrChange w:id="2182" w:author="ASUS" w:date="2022-01-09T23:32:00Z">
            <w:rPr>
              <w:rFonts w:hint="eastAsia"/>
              <w:sz w:val="28"/>
              <w:szCs w:val="28"/>
            </w:rPr>
          </w:rPrChange>
        </w:rPr>
        <w:t>。</w:t>
      </w:r>
    </w:p>
    <w:p w:rsidR="006B1471" w:rsidRPr="006B1471" w:rsidRDefault="006B1471">
      <w:pPr>
        <w:ind w:firstLineChars="200" w:firstLine="640"/>
        <w:rPr>
          <w:rFonts w:ascii="仿宋" w:eastAsia="仿宋" w:hAnsi="仿宋" w:cs="仿宋"/>
          <w:sz w:val="32"/>
          <w:szCs w:val="32"/>
          <w:rPrChange w:id="2183" w:author="ASUS" w:date="2022-01-09T23:32:00Z">
            <w:rPr>
              <w:sz w:val="28"/>
              <w:szCs w:val="28"/>
            </w:rPr>
          </w:rPrChange>
        </w:rPr>
      </w:pPr>
    </w:p>
    <w:p w:rsidR="006B1471" w:rsidRDefault="00470CBE">
      <w:pPr>
        <w:pStyle w:val="1"/>
        <w:numPr>
          <w:ilvl w:val="0"/>
          <w:numId w:val="3"/>
        </w:numPr>
        <w:ind w:firstLineChars="0"/>
        <w:rPr>
          <w:rFonts w:ascii="宋体" w:eastAsia="宋体" w:hAnsi="宋体" w:cs="宋体"/>
          <w:b/>
          <w:bCs/>
          <w:color w:val="0000FF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比较平胃散和二陈汤的异同</w:t>
      </w:r>
    </w:p>
    <w:p w:rsidR="006B1471" w:rsidRPr="006B1471" w:rsidRDefault="00470CBE">
      <w:pPr>
        <w:ind w:firstLineChars="200" w:firstLine="643"/>
        <w:rPr>
          <w:rFonts w:ascii="仿宋" w:eastAsia="仿宋" w:hAnsi="仿宋" w:cs="仿宋"/>
          <w:sz w:val="32"/>
          <w:szCs w:val="32"/>
          <w:rPrChange w:id="2184" w:author="ASUS" w:date="2022-01-09T23:32:00Z">
            <w:rPr>
              <w:sz w:val="28"/>
              <w:szCs w:val="28"/>
            </w:rPr>
          </w:rPrChange>
        </w:rPr>
      </w:pPr>
      <w:r>
        <w:rPr>
          <w:rFonts w:ascii="仿宋" w:eastAsia="仿宋" w:hAnsi="仿宋" w:cs="仿宋" w:hint="eastAsia"/>
          <w:b/>
          <w:bCs/>
          <w:sz w:val="32"/>
          <w:szCs w:val="32"/>
          <w:rPrChange w:id="2185" w:author="ASUS" w:date="2022-01-09T23:32:00Z">
            <w:rPr>
              <w:rFonts w:hint="eastAsia"/>
              <w:b/>
              <w:bCs/>
              <w:sz w:val="28"/>
              <w:szCs w:val="28"/>
            </w:rPr>
          </w:rPrChange>
        </w:rPr>
        <w:lastRenderedPageBreak/>
        <w:t>平胃散：</w:t>
      </w:r>
      <w:r>
        <w:rPr>
          <w:rFonts w:ascii="仿宋" w:eastAsia="仿宋" w:hAnsi="仿宋" w:cs="仿宋" w:hint="eastAsia"/>
          <w:sz w:val="32"/>
          <w:szCs w:val="32"/>
          <w:rPrChange w:id="2186" w:author="ASUS" w:date="2022-01-09T23:32:00Z">
            <w:rPr>
              <w:rFonts w:hint="eastAsia"/>
              <w:sz w:val="28"/>
              <w:szCs w:val="28"/>
            </w:rPr>
          </w:rPrChange>
        </w:rPr>
        <w:t>中医叫“燥湿神剂”。（苍术，厚朴，陈皮，甘草）</w:t>
      </w:r>
    </w:p>
    <w:p w:rsidR="006B1471" w:rsidRPr="006B1471" w:rsidRDefault="00470CBE">
      <w:pPr>
        <w:ind w:firstLineChars="200" w:firstLine="643"/>
        <w:rPr>
          <w:rFonts w:ascii="仿宋" w:eastAsia="仿宋" w:hAnsi="仿宋" w:cs="仿宋"/>
          <w:sz w:val="32"/>
          <w:szCs w:val="32"/>
          <w:rPrChange w:id="2187" w:author="ASUS" w:date="2022-01-09T23:32:00Z">
            <w:rPr>
              <w:sz w:val="28"/>
              <w:szCs w:val="28"/>
            </w:rPr>
          </w:rPrChange>
        </w:rPr>
      </w:pPr>
      <w:r>
        <w:rPr>
          <w:rFonts w:ascii="仿宋" w:eastAsia="仿宋" w:hAnsi="仿宋" w:cs="仿宋" w:hint="eastAsia"/>
          <w:b/>
          <w:bCs/>
          <w:sz w:val="32"/>
          <w:szCs w:val="32"/>
          <w:rPrChange w:id="2188" w:author="ASUS" w:date="2022-01-09T23:32:00Z">
            <w:rPr>
              <w:rFonts w:hint="eastAsia"/>
              <w:b/>
              <w:bCs/>
              <w:sz w:val="28"/>
              <w:szCs w:val="28"/>
            </w:rPr>
          </w:rPrChange>
        </w:rPr>
        <w:t>苍术</w:t>
      </w:r>
      <w:del w:id="2189" w:author="KOU IVY" w:date="2022-01-08T22:12:00Z">
        <w:r>
          <w:rPr>
            <w:rFonts w:ascii="仿宋" w:eastAsia="仿宋" w:hAnsi="仿宋" w:cs="仿宋" w:hint="eastAsia"/>
            <w:b/>
            <w:bCs/>
            <w:sz w:val="32"/>
            <w:szCs w:val="32"/>
            <w:rPrChange w:id="2190" w:author="ASUS" w:date="2022-01-09T23:32:00Z">
              <w:rPr>
                <w:rFonts w:hint="eastAsia"/>
                <w:b/>
                <w:bCs/>
                <w:sz w:val="28"/>
                <w:szCs w:val="28"/>
              </w:rPr>
            </w:rPrChange>
          </w:rPr>
          <w:delText>；</w:delText>
        </w:r>
        <w:r>
          <w:rPr>
            <w:rFonts w:ascii="仿宋" w:eastAsia="仿宋" w:hAnsi="仿宋" w:cs="仿宋" w:hint="eastAsia"/>
            <w:sz w:val="32"/>
            <w:szCs w:val="32"/>
            <w:rPrChange w:id="219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尝过没有，</w:delText>
        </w:r>
      </w:del>
      <w:ins w:id="2192" w:author="KOU IVY" w:date="2022-01-08T22:12:00Z">
        <w:r>
          <w:rPr>
            <w:rFonts w:ascii="仿宋" w:eastAsia="仿宋" w:hAnsi="仿宋" w:cs="仿宋" w:hint="eastAsia"/>
            <w:b/>
            <w:bCs/>
            <w:sz w:val="32"/>
            <w:szCs w:val="32"/>
            <w:rPrChange w:id="2193" w:author="ASUS" w:date="2022-01-09T23:32:00Z">
              <w:rPr>
                <w:rFonts w:hint="eastAsia"/>
                <w:b/>
                <w:bCs/>
                <w:sz w:val="28"/>
                <w:szCs w:val="28"/>
              </w:rPr>
            </w:rPrChange>
          </w:rPr>
          <w:t>、厚朴都</w:t>
        </w:r>
      </w:ins>
      <w:r>
        <w:rPr>
          <w:rFonts w:ascii="仿宋" w:eastAsia="仿宋" w:hAnsi="仿宋" w:cs="仿宋" w:hint="eastAsia"/>
          <w:sz w:val="32"/>
          <w:szCs w:val="32"/>
          <w:rPrChange w:id="2194" w:author="ASUS" w:date="2022-01-09T23:32:00Z">
            <w:rPr>
              <w:rFonts w:hint="eastAsia"/>
              <w:sz w:val="28"/>
              <w:szCs w:val="28"/>
            </w:rPr>
          </w:rPrChange>
        </w:rPr>
        <w:t>苦温，</w:t>
      </w:r>
      <w:ins w:id="2195" w:author="KOU IVY" w:date="2022-01-08T22:12:00Z">
        <w:r>
          <w:rPr>
            <w:rFonts w:ascii="仿宋" w:eastAsia="仿宋" w:hAnsi="仿宋" w:cs="仿宋" w:hint="eastAsia"/>
            <w:sz w:val="32"/>
            <w:szCs w:val="32"/>
            <w:rPrChange w:id="2196" w:author="ASUS" w:date="2022-01-09T23:32:00Z">
              <w:rPr>
                <w:rFonts w:hint="eastAsia"/>
                <w:sz w:val="28"/>
                <w:szCs w:val="28"/>
              </w:rPr>
            </w:rPrChange>
          </w:rPr>
          <w:t>陈皮辛</w:t>
        </w:r>
      </w:ins>
      <w:ins w:id="2197" w:author="KOU IVY" w:date="2022-01-08T22:13:00Z">
        <w:r>
          <w:rPr>
            <w:rFonts w:ascii="仿宋" w:eastAsia="仿宋" w:hAnsi="仿宋" w:cs="仿宋" w:hint="eastAsia"/>
            <w:sz w:val="32"/>
            <w:szCs w:val="32"/>
            <w:rPrChange w:id="2198" w:author="ASUS" w:date="2022-01-09T23:32:00Z">
              <w:rPr>
                <w:rFonts w:hint="eastAsia"/>
                <w:sz w:val="28"/>
                <w:szCs w:val="28"/>
              </w:rPr>
            </w:rPrChange>
          </w:rPr>
          <w:t>苦温。</w:t>
        </w:r>
      </w:ins>
      <w:del w:id="2199" w:author="KOU IVY" w:date="2022-01-08T22:13:00Z">
        <w:r>
          <w:rPr>
            <w:rFonts w:ascii="仿宋" w:eastAsia="仿宋" w:hAnsi="仿宋" w:cs="仿宋" w:hint="eastAsia"/>
            <w:sz w:val="32"/>
            <w:szCs w:val="32"/>
            <w:rPrChange w:id="220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其</w:delText>
        </w:r>
      </w:del>
      <w:ins w:id="2201" w:author="KOU IVY" w:date="2022-01-08T22:13:00Z">
        <w:r>
          <w:rPr>
            <w:rFonts w:ascii="仿宋" w:eastAsia="仿宋" w:hAnsi="仿宋" w:cs="仿宋" w:hint="eastAsia"/>
            <w:sz w:val="32"/>
            <w:szCs w:val="32"/>
            <w:rPrChange w:id="2202" w:author="ASUS" w:date="2022-01-09T23:32:00Z">
              <w:rPr>
                <w:rFonts w:hint="eastAsia"/>
                <w:sz w:val="28"/>
                <w:szCs w:val="28"/>
              </w:rPr>
            </w:rPrChange>
          </w:rPr>
          <w:t>苍术气</w:t>
        </w:r>
      </w:ins>
      <w:r>
        <w:rPr>
          <w:rFonts w:ascii="仿宋" w:eastAsia="仿宋" w:hAnsi="仿宋" w:cs="仿宋" w:hint="eastAsia"/>
          <w:sz w:val="32"/>
          <w:szCs w:val="32"/>
          <w:rPrChange w:id="2203" w:author="ASUS" w:date="2022-01-09T23:32:00Z">
            <w:rPr>
              <w:rFonts w:hint="eastAsia"/>
              <w:sz w:val="28"/>
              <w:szCs w:val="28"/>
            </w:rPr>
          </w:rPrChange>
        </w:rPr>
        <w:t>味雄，</w:t>
      </w:r>
      <w:del w:id="2204" w:author="KOU IVY" w:date="2022-01-08T22:13:00Z">
        <w:r>
          <w:rPr>
            <w:rFonts w:ascii="仿宋" w:eastAsia="仿宋" w:hAnsi="仿宋" w:cs="仿宋" w:hint="eastAsia"/>
            <w:sz w:val="32"/>
            <w:szCs w:val="32"/>
            <w:rPrChange w:id="220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又</w:delText>
        </w:r>
      </w:del>
      <w:r>
        <w:rPr>
          <w:rFonts w:ascii="仿宋" w:eastAsia="仿宋" w:hAnsi="仿宋" w:cs="仿宋" w:hint="eastAsia"/>
          <w:sz w:val="32"/>
          <w:szCs w:val="32"/>
          <w:rPrChange w:id="2206" w:author="ASUS" w:date="2022-01-09T23:32:00Z">
            <w:rPr>
              <w:rFonts w:hint="eastAsia"/>
              <w:sz w:val="28"/>
              <w:szCs w:val="28"/>
            </w:rPr>
          </w:rPrChange>
        </w:rPr>
        <w:t>苦</w:t>
      </w:r>
      <w:ins w:id="2207" w:author="KOU IVY" w:date="2022-01-08T22:13:00Z">
        <w:r>
          <w:rPr>
            <w:rFonts w:ascii="仿宋" w:eastAsia="仿宋" w:hAnsi="仿宋" w:cs="仿宋" w:hint="eastAsia"/>
            <w:sz w:val="32"/>
            <w:szCs w:val="32"/>
            <w:rPrChange w:id="2208" w:author="ASUS" w:date="2022-01-09T23:32:00Z">
              <w:rPr>
                <w:rFonts w:hint="eastAsia"/>
                <w:sz w:val="28"/>
                <w:szCs w:val="28"/>
              </w:rPr>
            </w:rPrChange>
          </w:rPr>
          <w:t>，</w:t>
        </w:r>
      </w:ins>
      <w:r>
        <w:rPr>
          <w:rFonts w:ascii="仿宋" w:eastAsia="仿宋" w:hAnsi="仿宋" w:cs="仿宋" w:hint="eastAsia"/>
          <w:sz w:val="32"/>
          <w:szCs w:val="32"/>
          <w:rPrChange w:id="2209" w:author="ASUS" w:date="2022-01-09T23:32:00Z">
            <w:rPr>
              <w:rFonts w:hint="eastAsia"/>
              <w:sz w:val="28"/>
              <w:szCs w:val="28"/>
            </w:rPr>
          </w:rPrChange>
        </w:rPr>
        <w:t>窜性</w:t>
      </w:r>
      <w:del w:id="2210" w:author="KOU IVY" w:date="2022-01-08T22:13:00Z">
        <w:r>
          <w:rPr>
            <w:rFonts w:ascii="仿宋" w:eastAsia="仿宋" w:hAnsi="仿宋" w:cs="仿宋" w:hint="eastAsia"/>
            <w:sz w:val="32"/>
            <w:szCs w:val="32"/>
            <w:rPrChange w:id="221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又</w:delText>
        </w:r>
      </w:del>
      <w:r>
        <w:rPr>
          <w:rFonts w:ascii="仿宋" w:eastAsia="仿宋" w:hAnsi="仿宋" w:cs="仿宋" w:hint="eastAsia"/>
          <w:sz w:val="32"/>
          <w:szCs w:val="32"/>
          <w:rPrChange w:id="2212" w:author="ASUS" w:date="2022-01-09T23:32:00Z">
            <w:rPr>
              <w:rFonts w:hint="eastAsia"/>
              <w:sz w:val="28"/>
              <w:szCs w:val="28"/>
            </w:rPr>
          </w:rPrChange>
        </w:rPr>
        <w:t>强，所以苍术为什么能解表，川穹能不能解表？能，</w:t>
      </w:r>
      <w:ins w:id="2213" w:author="KOU IVY" w:date="2022-01-08T22:13:00Z">
        <w:r>
          <w:rPr>
            <w:rFonts w:ascii="仿宋" w:eastAsia="仿宋" w:hAnsi="仿宋" w:cs="仿宋" w:hint="eastAsia"/>
            <w:sz w:val="32"/>
            <w:szCs w:val="32"/>
            <w:rPrChange w:id="2214" w:author="ASUS" w:date="2022-01-09T23:32:00Z">
              <w:rPr>
                <w:rFonts w:hint="eastAsia"/>
                <w:sz w:val="28"/>
                <w:szCs w:val="28"/>
              </w:rPr>
            </w:rPrChange>
          </w:rPr>
          <w:t>使</w:t>
        </w:r>
      </w:ins>
      <w:r>
        <w:rPr>
          <w:rFonts w:ascii="仿宋" w:eastAsia="仿宋" w:hAnsi="仿宋" w:cs="仿宋" w:hint="eastAsia"/>
          <w:sz w:val="32"/>
          <w:szCs w:val="32"/>
          <w:rPrChange w:id="2215" w:author="ASUS" w:date="2022-01-09T23:32:00Z">
            <w:rPr>
              <w:rFonts w:hint="eastAsia"/>
              <w:sz w:val="28"/>
              <w:szCs w:val="28"/>
            </w:rPr>
          </w:rPrChange>
        </w:rPr>
        <w:t>气机往表走。苍术</w:t>
      </w:r>
      <w:del w:id="2216" w:author="KOU IVY" w:date="2022-01-08T22:14:00Z">
        <w:r>
          <w:rPr>
            <w:rFonts w:ascii="仿宋" w:eastAsia="仿宋" w:hAnsi="仿宋" w:cs="仿宋" w:hint="eastAsia"/>
            <w:sz w:val="32"/>
            <w:szCs w:val="32"/>
            <w:rPrChange w:id="221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老师有</w:delText>
        </w:r>
      </w:del>
      <w:ins w:id="2218" w:author="KOU IVY" w:date="2022-01-08T22:14:00Z">
        <w:r>
          <w:rPr>
            <w:rFonts w:ascii="仿宋" w:eastAsia="仿宋" w:hAnsi="仿宋" w:cs="仿宋" w:hint="eastAsia"/>
            <w:sz w:val="32"/>
            <w:szCs w:val="32"/>
            <w:rPrChange w:id="2219" w:author="ASUS" w:date="2022-01-09T23:32:00Z">
              <w:rPr>
                <w:rFonts w:hint="eastAsia"/>
                <w:sz w:val="28"/>
                <w:szCs w:val="28"/>
              </w:rPr>
            </w:rPrChange>
          </w:rPr>
          <w:t>我</w:t>
        </w:r>
      </w:ins>
      <w:del w:id="2220" w:author="KOU IVY" w:date="2022-01-08T22:14:00Z">
        <w:r>
          <w:rPr>
            <w:rFonts w:ascii="仿宋" w:eastAsia="仿宋" w:hAnsi="仿宋" w:cs="仿宋" w:hint="eastAsia"/>
            <w:sz w:val="32"/>
            <w:szCs w:val="32"/>
            <w:rPrChange w:id="222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一段时间</w:delText>
        </w:r>
      </w:del>
      <w:r>
        <w:rPr>
          <w:rFonts w:ascii="仿宋" w:eastAsia="仿宋" w:hAnsi="仿宋" w:cs="仿宋" w:hint="eastAsia"/>
          <w:sz w:val="32"/>
          <w:szCs w:val="32"/>
          <w:rPrChange w:id="2222" w:author="ASUS" w:date="2022-01-09T23:32:00Z">
            <w:rPr>
              <w:rFonts w:hint="eastAsia"/>
              <w:sz w:val="28"/>
              <w:szCs w:val="28"/>
            </w:rPr>
          </w:rPrChange>
        </w:rPr>
        <w:t>用了一下，后来</w:t>
      </w:r>
      <w:del w:id="2223" w:author="KOU IVY" w:date="2022-01-08T22:14:00Z">
        <w:r>
          <w:rPr>
            <w:rFonts w:ascii="仿宋" w:eastAsia="仿宋" w:hAnsi="仿宋" w:cs="仿宋" w:hint="eastAsia"/>
            <w:sz w:val="32"/>
            <w:szCs w:val="32"/>
            <w:rPrChange w:id="222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全部退了，</w:delText>
        </w:r>
      </w:del>
      <w:r>
        <w:rPr>
          <w:rFonts w:ascii="仿宋" w:eastAsia="仿宋" w:hAnsi="仿宋" w:cs="仿宋" w:hint="eastAsia"/>
          <w:sz w:val="32"/>
          <w:szCs w:val="32"/>
          <w:rPrChange w:id="2225" w:author="ASUS" w:date="2022-01-09T23:32:00Z">
            <w:rPr>
              <w:rFonts w:hint="eastAsia"/>
              <w:sz w:val="28"/>
              <w:szCs w:val="28"/>
            </w:rPr>
          </w:rPrChange>
        </w:rPr>
        <w:t>没有用，病人的胃受不了，脉空了</w:t>
      </w:r>
      <w:del w:id="2226" w:author="KOU IVY" w:date="2022-01-08T22:14:00Z">
        <w:r>
          <w:rPr>
            <w:rFonts w:ascii="仿宋" w:eastAsia="仿宋" w:hAnsi="仿宋" w:cs="仿宋" w:hint="eastAsia"/>
            <w:sz w:val="32"/>
            <w:szCs w:val="32"/>
            <w:rPrChange w:id="222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2228" w:author="KOU IVY" w:date="2022-01-08T22:14:00Z">
        <w:r>
          <w:rPr>
            <w:rFonts w:ascii="仿宋" w:eastAsia="仿宋" w:hAnsi="仿宋" w:cs="仿宋" w:hint="eastAsia"/>
            <w:sz w:val="32"/>
            <w:szCs w:val="32"/>
            <w:rPrChange w:id="2229" w:author="ASUS" w:date="2022-01-09T23:32:00Z">
              <w:rPr>
                <w:rFonts w:hint="eastAsia"/>
                <w:sz w:val="28"/>
                <w:szCs w:val="28"/>
              </w:rPr>
            </w:rPrChange>
          </w:rPr>
          <w:t>。我看</w:t>
        </w:r>
      </w:ins>
      <w:r>
        <w:rPr>
          <w:rFonts w:ascii="仿宋" w:eastAsia="仿宋" w:hAnsi="仿宋" w:cs="仿宋" w:hint="eastAsia"/>
          <w:sz w:val="32"/>
          <w:szCs w:val="32"/>
          <w:rPrChange w:id="2230" w:author="ASUS" w:date="2022-01-09T23:32:00Z">
            <w:rPr>
              <w:rFonts w:hint="eastAsia"/>
              <w:sz w:val="28"/>
              <w:szCs w:val="28"/>
            </w:rPr>
          </w:rPrChange>
        </w:rPr>
        <w:t>现在</w:t>
      </w:r>
      <w:del w:id="2231" w:author="KOU IVY" w:date="2022-01-08T22:14:00Z">
        <w:r>
          <w:rPr>
            <w:rFonts w:ascii="仿宋" w:eastAsia="仿宋" w:hAnsi="仿宋" w:cs="仿宋" w:hint="eastAsia"/>
            <w:sz w:val="32"/>
            <w:szCs w:val="32"/>
            <w:rPrChange w:id="223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我看了</w:delText>
        </w:r>
      </w:del>
      <w:ins w:id="2233" w:author="KOU IVY" w:date="2022-01-08T22:14:00Z">
        <w:r>
          <w:rPr>
            <w:rFonts w:ascii="仿宋" w:eastAsia="仿宋" w:hAnsi="仿宋" w:cs="仿宋" w:hint="eastAsia"/>
            <w:sz w:val="32"/>
            <w:szCs w:val="32"/>
            <w:rPrChange w:id="2234" w:author="ASUS" w:date="2022-01-09T23:32:00Z">
              <w:rPr>
                <w:rFonts w:hint="eastAsia"/>
                <w:sz w:val="28"/>
                <w:szCs w:val="28"/>
              </w:rPr>
            </w:rPrChange>
          </w:rPr>
          <w:t>的</w:t>
        </w:r>
      </w:ins>
      <w:r>
        <w:rPr>
          <w:rFonts w:ascii="仿宋" w:eastAsia="仿宋" w:hAnsi="仿宋" w:cs="仿宋" w:hint="eastAsia"/>
          <w:sz w:val="32"/>
          <w:szCs w:val="32"/>
          <w:rPrChange w:id="2235" w:author="ASUS" w:date="2022-01-09T23:32:00Z">
            <w:rPr>
              <w:rFonts w:hint="eastAsia"/>
              <w:sz w:val="28"/>
              <w:szCs w:val="28"/>
            </w:rPr>
          </w:rPrChange>
        </w:rPr>
        <w:t>很多医案，治湿还在用平胃散，苍术</w:t>
      </w:r>
      <w:r>
        <w:rPr>
          <w:rFonts w:ascii="仿宋" w:eastAsia="仿宋" w:hAnsi="仿宋" w:cs="仿宋" w:hint="eastAsia"/>
          <w:sz w:val="32"/>
          <w:szCs w:val="32"/>
          <w:rPrChange w:id="2236" w:author="ASUS" w:date="2022-01-09T23:32:00Z">
            <w:rPr>
              <w:rFonts w:hint="eastAsia"/>
              <w:sz w:val="28"/>
              <w:szCs w:val="28"/>
            </w:rPr>
          </w:rPrChange>
        </w:rPr>
        <w:t>15</w:t>
      </w:r>
      <w:r>
        <w:rPr>
          <w:rFonts w:ascii="仿宋" w:eastAsia="仿宋" w:hAnsi="仿宋" w:cs="仿宋" w:hint="eastAsia"/>
          <w:sz w:val="32"/>
          <w:szCs w:val="32"/>
          <w:rPrChange w:id="2237" w:author="ASUS" w:date="2022-01-09T23:32:00Z">
            <w:rPr>
              <w:rFonts w:hint="eastAsia"/>
              <w:sz w:val="28"/>
              <w:szCs w:val="28"/>
            </w:rPr>
          </w:rPrChange>
        </w:rPr>
        <w:t>克，怎么能治得好？</w:t>
      </w:r>
      <w:del w:id="2238" w:author="KOU IVY" w:date="2022-01-08T22:15:00Z">
        <w:r>
          <w:rPr>
            <w:rFonts w:ascii="仿宋" w:eastAsia="仿宋" w:hAnsi="仿宋" w:cs="仿宋" w:hint="eastAsia"/>
            <w:sz w:val="32"/>
            <w:szCs w:val="32"/>
            <w:rPrChange w:id="223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记住你们看的</w:delText>
        </w:r>
      </w:del>
      <w:ins w:id="2240" w:author="KOU IVY" w:date="2022-01-08T22:15:00Z">
        <w:r>
          <w:rPr>
            <w:rFonts w:ascii="仿宋" w:eastAsia="仿宋" w:hAnsi="仿宋" w:cs="仿宋" w:hint="eastAsia"/>
            <w:sz w:val="32"/>
            <w:szCs w:val="32"/>
            <w:rPrChange w:id="2241" w:author="ASUS" w:date="2022-01-09T23:32:00Z">
              <w:rPr>
                <w:rFonts w:hint="eastAsia"/>
                <w:sz w:val="28"/>
                <w:szCs w:val="28"/>
              </w:rPr>
            </w:rPrChange>
          </w:rPr>
          <w:t>那些</w:t>
        </w:r>
      </w:ins>
      <w:r>
        <w:rPr>
          <w:rFonts w:ascii="仿宋" w:eastAsia="仿宋" w:hAnsi="仿宋" w:cs="仿宋" w:hint="eastAsia"/>
          <w:sz w:val="32"/>
          <w:szCs w:val="32"/>
          <w:rPrChange w:id="2242" w:author="ASUS" w:date="2022-01-09T23:32:00Z">
            <w:rPr>
              <w:rFonts w:hint="eastAsia"/>
              <w:sz w:val="28"/>
              <w:szCs w:val="28"/>
            </w:rPr>
          </w:rPrChange>
        </w:rPr>
        <w:t>医案有疗效的，多数是吹牛的。</w:t>
      </w:r>
    </w:p>
    <w:p w:rsidR="006B1471" w:rsidRPr="006B1471" w:rsidRDefault="00470CBE" w:rsidP="006B1471">
      <w:pPr>
        <w:ind w:firstLineChars="200" w:firstLine="640"/>
        <w:rPr>
          <w:rFonts w:ascii="仿宋" w:eastAsia="仿宋" w:hAnsi="仿宋" w:cs="仿宋"/>
          <w:sz w:val="32"/>
          <w:szCs w:val="32"/>
          <w:rPrChange w:id="2243" w:author="ASUS" w:date="2022-01-09T23:32:00Z">
            <w:rPr>
              <w:sz w:val="28"/>
              <w:szCs w:val="28"/>
            </w:rPr>
          </w:rPrChange>
        </w:rPr>
        <w:pPrChange w:id="2244" w:author="KOU IVY" w:date="2022-01-08T22:15:00Z">
          <w:pPr/>
        </w:pPrChange>
      </w:pPr>
      <w:del w:id="2245" w:author="KOU IVY" w:date="2022-01-08T22:15:00Z">
        <w:r>
          <w:rPr>
            <w:rFonts w:ascii="仿宋" w:eastAsia="仿宋" w:hAnsi="仿宋" w:cs="仿宋" w:hint="eastAsia"/>
            <w:sz w:val="32"/>
            <w:szCs w:val="32"/>
            <w:rPrChange w:id="224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老师：</w:delText>
        </w:r>
      </w:del>
      <w:r>
        <w:rPr>
          <w:rFonts w:ascii="仿宋" w:eastAsia="仿宋" w:hAnsi="仿宋" w:cs="仿宋" w:hint="eastAsia"/>
          <w:sz w:val="32"/>
          <w:szCs w:val="32"/>
          <w:rPrChange w:id="2247" w:author="ASUS" w:date="2022-01-09T23:32:00Z">
            <w:rPr>
              <w:rFonts w:hint="eastAsia"/>
              <w:sz w:val="28"/>
              <w:szCs w:val="28"/>
            </w:rPr>
          </w:rPrChange>
        </w:rPr>
        <w:t>为什么取名叫平胃散？</w:t>
      </w:r>
      <w:del w:id="2248" w:author="KOU IVY" w:date="2022-01-08T22:15:00Z">
        <w:r>
          <w:rPr>
            <w:rFonts w:ascii="仿宋" w:eastAsia="仿宋" w:hAnsi="仿宋" w:cs="仿宋" w:hint="eastAsia"/>
            <w:sz w:val="32"/>
            <w:szCs w:val="32"/>
            <w:rPrChange w:id="224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平是哪样问题？</w:delText>
        </w:r>
      </w:del>
      <w:r>
        <w:rPr>
          <w:rFonts w:ascii="仿宋" w:eastAsia="仿宋" w:hAnsi="仿宋" w:cs="仿宋" w:hint="eastAsia"/>
          <w:sz w:val="32"/>
          <w:szCs w:val="32"/>
          <w:rPrChange w:id="2250" w:author="ASUS" w:date="2022-01-09T23:32:00Z">
            <w:rPr>
              <w:rFonts w:hint="eastAsia"/>
              <w:sz w:val="28"/>
              <w:szCs w:val="28"/>
            </w:rPr>
          </w:rPrChange>
        </w:rPr>
        <w:t>胃气是哪样状态？往上顶，</w:t>
      </w:r>
      <w:del w:id="2251" w:author="KOU IVY" w:date="2022-01-08T22:16:00Z">
        <w:r>
          <w:rPr>
            <w:rFonts w:ascii="仿宋" w:eastAsia="仿宋" w:hAnsi="仿宋" w:cs="仿宋" w:hint="eastAsia"/>
            <w:sz w:val="32"/>
            <w:szCs w:val="32"/>
            <w:rPrChange w:id="225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才</w:delText>
        </w:r>
      </w:del>
      <w:ins w:id="2253" w:author="KOU IVY" w:date="2022-01-08T22:16:00Z">
        <w:r>
          <w:rPr>
            <w:rFonts w:ascii="仿宋" w:eastAsia="仿宋" w:hAnsi="仿宋" w:cs="仿宋" w:hint="eastAsia"/>
            <w:sz w:val="32"/>
            <w:szCs w:val="32"/>
            <w:rPrChange w:id="2254" w:author="ASUS" w:date="2022-01-09T23:32:00Z">
              <w:rPr>
                <w:rFonts w:hint="eastAsia"/>
                <w:sz w:val="28"/>
                <w:szCs w:val="28"/>
              </w:rPr>
            </w:rPrChange>
          </w:rPr>
          <w:t>一般要</w:t>
        </w:r>
      </w:ins>
      <w:r>
        <w:rPr>
          <w:rFonts w:ascii="仿宋" w:eastAsia="仿宋" w:hAnsi="仿宋" w:cs="仿宋" w:hint="eastAsia"/>
          <w:sz w:val="32"/>
          <w:szCs w:val="32"/>
          <w:rPrChange w:id="2255" w:author="ASUS" w:date="2022-01-09T23:32:00Z">
            <w:rPr>
              <w:rFonts w:hint="eastAsia"/>
              <w:sz w:val="28"/>
              <w:szCs w:val="28"/>
            </w:rPr>
          </w:rPrChange>
        </w:rPr>
        <w:t>把</w:t>
      </w:r>
      <w:del w:id="2256" w:author="KOU IVY" w:date="2022-01-08T22:15:00Z">
        <w:r>
          <w:rPr>
            <w:rFonts w:ascii="仿宋" w:eastAsia="仿宋" w:hAnsi="仿宋" w:cs="仿宋" w:hint="eastAsia"/>
            <w:sz w:val="32"/>
            <w:szCs w:val="32"/>
            <w:rPrChange w:id="225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它</w:delText>
        </w:r>
      </w:del>
      <w:ins w:id="2258" w:author="KOU IVY" w:date="2022-01-08T22:15:00Z">
        <w:r>
          <w:rPr>
            <w:rFonts w:ascii="仿宋" w:eastAsia="仿宋" w:hAnsi="仿宋" w:cs="仿宋" w:hint="eastAsia"/>
            <w:sz w:val="32"/>
            <w:szCs w:val="32"/>
            <w:rPrChange w:id="2259" w:author="ASUS" w:date="2022-01-09T23:32:00Z">
              <w:rPr>
                <w:rFonts w:hint="eastAsia"/>
                <w:sz w:val="28"/>
                <w:szCs w:val="28"/>
              </w:rPr>
            </w:rPrChange>
          </w:rPr>
          <w:t>胃气</w:t>
        </w:r>
      </w:ins>
      <w:r>
        <w:rPr>
          <w:rFonts w:ascii="仿宋" w:eastAsia="仿宋" w:hAnsi="仿宋" w:cs="仿宋" w:hint="eastAsia"/>
          <w:sz w:val="32"/>
          <w:szCs w:val="32"/>
          <w:rPrChange w:id="2260" w:author="ASUS" w:date="2022-01-09T23:32:00Z">
            <w:rPr>
              <w:rFonts w:hint="eastAsia"/>
              <w:sz w:val="28"/>
              <w:szCs w:val="28"/>
            </w:rPr>
          </w:rPrChange>
        </w:rPr>
        <w:t>平下去，所以</w:t>
      </w:r>
      <w:ins w:id="2261" w:author="KOU IVY" w:date="2022-01-08T22:17:00Z">
        <w:r>
          <w:rPr>
            <w:rFonts w:ascii="仿宋" w:eastAsia="仿宋" w:hAnsi="仿宋" w:cs="仿宋" w:hint="eastAsia"/>
            <w:sz w:val="32"/>
            <w:szCs w:val="32"/>
            <w:rPrChange w:id="2262" w:author="ASUS" w:date="2022-01-09T23:32:00Z">
              <w:rPr>
                <w:rFonts w:hint="eastAsia"/>
                <w:sz w:val="28"/>
                <w:szCs w:val="28"/>
              </w:rPr>
            </w:rPrChange>
          </w:rPr>
          <w:t>治</w:t>
        </w:r>
      </w:ins>
      <w:del w:id="2263" w:author="KOU IVY" w:date="2022-01-08T22:16:00Z">
        <w:r>
          <w:rPr>
            <w:rFonts w:ascii="仿宋" w:eastAsia="仿宋" w:hAnsi="仿宋" w:cs="仿宋" w:hint="eastAsia"/>
            <w:sz w:val="32"/>
            <w:szCs w:val="32"/>
            <w:rPrChange w:id="226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味</w:delText>
        </w:r>
      </w:del>
      <w:ins w:id="2265" w:author="KOU IVY" w:date="2022-01-08T22:16:00Z">
        <w:r>
          <w:rPr>
            <w:rFonts w:ascii="仿宋" w:eastAsia="仿宋" w:hAnsi="仿宋" w:cs="仿宋" w:hint="eastAsia"/>
            <w:sz w:val="32"/>
            <w:szCs w:val="32"/>
            <w:rPrChange w:id="2266" w:author="ASUS" w:date="2022-01-09T23:32:00Z">
              <w:rPr>
                <w:rFonts w:hint="eastAsia"/>
                <w:sz w:val="28"/>
                <w:szCs w:val="28"/>
              </w:rPr>
            </w:rPrChange>
          </w:rPr>
          <w:t>胃</w:t>
        </w:r>
      </w:ins>
      <w:r>
        <w:rPr>
          <w:rFonts w:ascii="仿宋" w:eastAsia="仿宋" w:hAnsi="仿宋" w:cs="仿宋" w:hint="eastAsia"/>
          <w:sz w:val="32"/>
          <w:szCs w:val="32"/>
          <w:rPrChange w:id="2267" w:author="ASUS" w:date="2022-01-09T23:32:00Z">
            <w:rPr>
              <w:rFonts w:hint="eastAsia"/>
              <w:sz w:val="28"/>
              <w:szCs w:val="28"/>
            </w:rPr>
          </w:rPrChange>
        </w:rPr>
        <w:t>要苦</w:t>
      </w:r>
      <w:del w:id="2268" w:author="KOU IVY" w:date="2022-01-08T22:17:00Z">
        <w:r>
          <w:rPr>
            <w:rFonts w:ascii="仿宋" w:eastAsia="仿宋" w:hAnsi="仿宋" w:cs="仿宋" w:hint="eastAsia"/>
            <w:sz w:val="32"/>
            <w:szCs w:val="32"/>
            <w:rPrChange w:id="226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（</w:delText>
        </w:r>
      </w:del>
      <w:r>
        <w:rPr>
          <w:rFonts w:ascii="仿宋" w:eastAsia="仿宋" w:hAnsi="仿宋" w:cs="仿宋" w:hint="eastAsia"/>
          <w:sz w:val="32"/>
          <w:szCs w:val="32"/>
          <w:rPrChange w:id="2270" w:author="ASUS" w:date="2022-01-09T23:32:00Z">
            <w:rPr>
              <w:rFonts w:hint="eastAsia"/>
              <w:sz w:val="28"/>
              <w:szCs w:val="28"/>
            </w:rPr>
          </w:rPrChange>
        </w:rPr>
        <w:t>降</w:t>
      </w:r>
      <w:del w:id="2271" w:author="KOU IVY" w:date="2022-01-08T22:17:00Z">
        <w:r>
          <w:rPr>
            <w:rFonts w:ascii="仿宋" w:eastAsia="仿宋" w:hAnsi="仿宋" w:cs="仿宋" w:hint="eastAsia"/>
            <w:sz w:val="32"/>
            <w:szCs w:val="32"/>
            <w:rPrChange w:id="227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）</w:delText>
        </w:r>
      </w:del>
      <w:ins w:id="2273" w:author="KOU IVY" w:date="2022-01-08T22:17:00Z">
        <w:r>
          <w:rPr>
            <w:rFonts w:ascii="仿宋" w:eastAsia="仿宋" w:hAnsi="仿宋" w:cs="仿宋" w:hint="eastAsia"/>
            <w:sz w:val="32"/>
            <w:szCs w:val="32"/>
            <w:rPrChange w:id="2274" w:author="ASUS" w:date="2022-01-09T23:32:00Z">
              <w:rPr>
                <w:rFonts w:hint="eastAsia"/>
                <w:sz w:val="28"/>
                <w:szCs w:val="28"/>
              </w:rPr>
            </w:rPrChange>
          </w:rPr>
          <w:t>。关脉顶，</w:t>
        </w:r>
      </w:ins>
      <w:del w:id="2275" w:author="KOU IVY" w:date="2022-01-08T22:17:00Z">
        <w:r>
          <w:rPr>
            <w:rFonts w:ascii="仿宋" w:eastAsia="仿宋" w:hAnsi="仿宋" w:cs="仿宋" w:hint="eastAsia"/>
            <w:sz w:val="32"/>
            <w:szCs w:val="32"/>
            <w:rPrChange w:id="227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，你们看</w:delText>
        </w:r>
      </w:del>
      <w:r>
        <w:rPr>
          <w:rFonts w:ascii="仿宋" w:eastAsia="仿宋" w:hAnsi="仿宋" w:cs="仿宋" w:hint="eastAsia"/>
          <w:sz w:val="32"/>
          <w:szCs w:val="32"/>
          <w:rPrChange w:id="2277" w:author="ASUS" w:date="2022-01-09T23:32:00Z">
            <w:rPr>
              <w:rFonts w:hint="eastAsia"/>
              <w:sz w:val="28"/>
              <w:szCs w:val="28"/>
            </w:rPr>
          </w:rPrChange>
        </w:rPr>
        <w:t>我</w:t>
      </w:r>
      <w:del w:id="2278" w:author="KOU IVY" w:date="2022-01-08T22:17:00Z">
        <w:r>
          <w:rPr>
            <w:rFonts w:ascii="仿宋" w:eastAsia="仿宋" w:hAnsi="仿宋" w:cs="仿宋" w:hint="eastAsia"/>
            <w:sz w:val="32"/>
            <w:szCs w:val="32"/>
            <w:rPrChange w:id="227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经</w:delText>
        </w:r>
      </w:del>
      <w:r>
        <w:rPr>
          <w:rFonts w:ascii="仿宋" w:eastAsia="仿宋" w:hAnsi="仿宋" w:cs="仿宋" w:hint="eastAsia"/>
          <w:sz w:val="32"/>
          <w:szCs w:val="32"/>
          <w:rPrChange w:id="2280" w:author="ASUS" w:date="2022-01-09T23:32:00Z">
            <w:rPr>
              <w:rFonts w:hint="eastAsia"/>
              <w:sz w:val="28"/>
              <w:szCs w:val="28"/>
            </w:rPr>
          </w:rPrChange>
        </w:rPr>
        <w:t>常用厚朴</w:t>
      </w:r>
      <w:del w:id="2281" w:author="KOU IVY" w:date="2022-01-08T22:17:00Z">
        <w:r>
          <w:rPr>
            <w:rFonts w:ascii="仿宋" w:eastAsia="仿宋" w:hAnsi="仿宋" w:cs="仿宋" w:hint="eastAsia"/>
            <w:sz w:val="32"/>
            <w:szCs w:val="32"/>
            <w:rPrChange w:id="228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（关脉顶）你们看</w:delText>
        </w:r>
      </w:del>
      <w:ins w:id="2283" w:author="KOU IVY" w:date="2022-01-08T22:17:00Z">
        <w:r>
          <w:rPr>
            <w:rFonts w:ascii="仿宋" w:eastAsia="仿宋" w:hAnsi="仿宋" w:cs="仿宋" w:hint="eastAsia"/>
            <w:sz w:val="32"/>
            <w:szCs w:val="32"/>
            <w:rPrChange w:id="2284" w:author="ASUS" w:date="2022-01-09T23:32:00Z">
              <w:rPr>
                <w:rFonts w:hint="eastAsia"/>
                <w:sz w:val="28"/>
                <w:szCs w:val="28"/>
              </w:rPr>
            </w:rPrChange>
          </w:rPr>
          <w:t>，那</w:t>
        </w:r>
      </w:ins>
      <w:r>
        <w:rPr>
          <w:rFonts w:ascii="仿宋" w:eastAsia="仿宋" w:hAnsi="仿宋" w:cs="仿宋" w:hint="eastAsia"/>
          <w:sz w:val="32"/>
          <w:szCs w:val="32"/>
          <w:rPrChange w:id="2285" w:author="ASUS" w:date="2022-01-09T23:32:00Z">
            <w:rPr>
              <w:rFonts w:hint="eastAsia"/>
              <w:sz w:val="28"/>
              <w:szCs w:val="28"/>
            </w:rPr>
          </w:rPrChange>
        </w:rPr>
        <w:t>这个湿和二陈汤的湿有什么区别？这个湿在</w:t>
      </w:r>
      <w:del w:id="2286" w:author="KOU IVY" w:date="2022-01-08T22:18:00Z">
        <w:r>
          <w:rPr>
            <w:rFonts w:ascii="仿宋" w:eastAsia="仿宋" w:hAnsi="仿宋" w:cs="仿宋" w:hint="eastAsia"/>
            <w:sz w:val="32"/>
            <w:szCs w:val="32"/>
            <w:rPrChange w:id="228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哪里？</w:delText>
        </w:r>
      </w:del>
      <w:r>
        <w:rPr>
          <w:rFonts w:ascii="仿宋" w:eastAsia="仿宋" w:hAnsi="仿宋" w:cs="仿宋" w:hint="eastAsia"/>
          <w:sz w:val="32"/>
          <w:szCs w:val="32"/>
          <w:rPrChange w:id="2288" w:author="ASUS" w:date="2022-01-09T23:32:00Z">
            <w:rPr>
              <w:rFonts w:hint="eastAsia"/>
              <w:sz w:val="28"/>
              <w:szCs w:val="28"/>
            </w:rPr>
          </w:rPrChange>
        </w:rPr>
        <w:t>中焦（脾胃），二陈汤的湿在</w:t>
      </w:r>
      <w:del w:id="2289" w:author="KOU IVY" w:date="2022-01-08T22:18:00Z">
        <w:r>
          <w:rPr>
            <w:rFonts w:ascii="仿宋" w:eastAsia="仿宋" w:hAnsi="仿宋" w:cs="仿宋" w:hint="eastAsia"/>
            <w:sz w:val="32"/>
            <w:szCs w:val="32"/>
            <w:rPrChange w:id="229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（</w:delText>
        </w:r>
      </w:del>
      <w:r>
        <w:rPr>
          <w:rFonts w:ascii="仿宋" w:eastAsia="仿宋" w:hAnsi="仿宋" w:cs="仿宋" w:hint="eastAsia"/>
          <w:sz w:val="32"/>
          <w:szCs w:val="32"/>
          <w:rPrChange w:id="2291" w:author="ASUS" w:date="2022-01-09T23:32:00Z">
            <w:rPr>
              <w:rFonts w:hint="eastAsia"/>
              <w:sz w:val="28"/>
              <w:szCs w:val="28"/>
            </w:rPr>
          </w:rPrChange>
        </w:rPr>
        <w:t>上焦</w:t>
      </w:r>
      <w:del w:id="2292" w:author="KOU IVY" w:date="2022-01-08T22:18:00Z">
        <w:r>
          <w:rPr>
            <w:rFonts w:ascii="仿宋" w:eastAsia="仿宋" w:hAnsi="仿宋" w:cs="仿宋" w:hint="eastAsia"/>
            <w:sz w:val="32"/>
            <w:szCs w:val="32"/>
            <w:rPrChange w:id="229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2294" w:author="KOU IVY" w:date="2022-01-08T22:18:00Z">
        <w:r>
          <w:rPr>
            <w:rFonts w:ascii="仿宋" w:eastAsia="仿宋" w:hAnsi="仿宋" w:cs="仿宋" w:hint="eastAsia"/>
            <w:sz w:val="32"/>
            <w:szCs w:val="32"/>
            <w:rPrChange w:id="2295" w:author="ASUS" w:date="2022-01-09T23:32:00Z">
              <w:rPr>
                <w:rFonts w:hint="eastAsia"/>
                <w:sz w:val="28"/>
                <w:szCs w:val="28"/>
              </w:rPr>
            </w:rPrChange>
          </w:rPr>
          <w:t>（</w:t>
        </w:r>
      </w:ins>
      <w:r>
        <w:rPr>
          <w:rFonts w:ascii="仿宋" w:eastAsia="仿宋" w:hAnsi="仿宋" w:cs="仿宋" w:hint="eastAsia"/>
          <w:sz w:val="32"/>
          <w:szCs w:val="32"/>
          <w:rPrChange w:id="2296" w:author="ASUS" w:date="2022-01-09T23:32:00Z">
            <w:rPr>
              <w:rFonts w:hint="eastAsia"/>
              <w:sz w:val="28"/>
              <w:szCs w:val="28"/>
            </w:rPr>
          </w:rPrChange>
        </w:rPr>
        <w:t>肺）</w:t>
      </w:r>
      <w:ins w:id="2297" w:author="KOU IVY" w:date="2022-01-08T22:18:00Z">
        <w:r>
          <w:rPr>
            <w:rFonts w:ascii="仿宋" w:eastAsia="仿宋" w:hAnsi="仿宋" w:cs="仿宋" w:hint="eastAsia"/>
            <w:sz w:val="32"/>
            <w:szCs w:val="32"/>
            <w:rPrChange w:id="2298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r>
        <w:rPr>
          <w:rFonts w:ascii="仿宋" w:eastAsia="仿宋" w:hAnsi="仿宋" w:cs="仿宋" w:hint="eastAsia"/>
          <w:sz w:val="32"/>
          <w:szCs w:val="32"/>
          <w:rPrChange w:id="2299" w:author="ASUS" w:date="2022-01-09T23:32:00Z">
            <w:rPr>
              <w:rFonts w:hint="eastAsia"/>
              <w:sz w:val="28"/>
              <w:szCs w:val="28"/>
            </w:rPr>
          </w:rPrChange>
        </w:rPr>
        <w:t>所以记</w:t>
      </w:r>
      <w:ins w:id="2300" w:author="KOU IVY" w:date="2022-01-08T22:18:00Z">
        <w:r>
          <w:rPr>
            <w:rFonts w:ascii="仿宋" w:eastAsia="仿宋" w:hAnsi="仿宋" w:cs="仿宋" w:hint="eastAsia"/>
            <w:sz w:val="32"/>
            <w:szCs w:val="32"/>
            <w:rPrChange w:id="2301" w:author="ASUS" w:date="2022-01-09T23:32:00Z">
              <w:rPr>
                <w:rFonts w:hint="eastAsia"/>
                <w:sz w:val="28"/>
                <w:szCs w:val="28"/>
              </w:rPr>
            </w:rPrChange>
          </w:rPr>
          <w:t>二陈汤治</w:t>
        </w:r>
      </w:ins>
      <w:ins w:id="2302" w:author="KOU IVY" w:date="2022-01-08T22:19:00Z">
        <w:r>
          <w:rPr>
            <w:rFonts w:ascii="仿宋" w:eastAsia="仿宋" w:hAnsi="仿宋" w:cs="仿宋" w:hint="eastAsia"/>
            <w:sz w:val="32"/>
            <w:szCs w:val="32"/>
            <w:rPrChange w:id="2303" w:author="ASUS" w:date="2022-01-09T23:32:00Z">
              <w:rPr>
                <w:rFonts w:hint="eastAsia"/>
                <w:sz w:val="28"/>
                <w:szCs w:val="28"/>
              </w:rPr>
            </w:rPrChange>
          </w:rPr>
          <w:t>的</w:t>
        </w:r>
      </w:ins>
      <w:ins w:id="2304" w:author="KOU IVY" w:date="2022-01-08T22:18:00Z">
        <w:r>
          <w:rPr>
            <w:rFonts w:ascii="仿宋" w:eastAsia="仿宋" w:hAnsi="仿宋" w:cs="仿宋" w:hint="eastAsia"/>
            <w:sz w:val="32"/>
            <w:szCs w:val="32"/>
            <w:rPrChange w:id="2305" w:author="ASUS" w:date="2022-01-09T23:32:00Z">
              <w:rPr>
                <w:rFonts w:hint="eastAsia"/>
                <w:sz w:val="28"/>
                <w:szCs w:val="28"/>
              </w:rPr>
            </w:rPrChange>
          </w:rPr>
          <w:t>湿</w:t>
        </w:r>
      </w:ins>
      <w:ins w:id="2306" w:author="KOU IVY" w:date="2022-01-08T22:19:00Z">
        <w:r>
          <w:rPr>
            <w:rFonts w:ascii="仿宋" w:eastAsia="仿宋" w:hAnsi="仿宋" w:cs="仿宋" w:hint="eastAsia"/>
            <w:sz w:val="32"/>
            <w:szCs w:val="32"/>
            <w:rPrChange w:id="2307" w:author="ASUS" w:date="2022-01-09T23:32:00Z">
              <w:rPr>
                <w:rFonts w:hint="eastAsia"/>
                <w:sz w:val="28"/>
                <w:szCs w:val="28"/>
              </w:rPr>
            </w:rPrChange>
          </w:rPr>
          <w:t>，</w:t>
        </w:r>
      </w:ins>
      <w:del w:id="2308" w:author="KOU IVY" w:date="2022-01-08T22:18:00Z">
        <w:r>
          <w:rPr>
            <w:rFonts w:ascii="仿宋" w:eastAsia="仿宋" w:hAnsi="仿宋" w:cs="仿宋" w:hint="eastAsia"/>
            <w:sz w:val="32"/>
            <w:szCs w:val="32"/>
            <w:rPrChange w:id="230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住，</w:delText>
        </w:r>
      </w:del>
      <w:r>
        <w:rPr>
          <w:rFonts w:ascii="仿宋" w:eastAsia="仿宋" w:hAnsi="仿宋" w:cs="仿宋" w:hint="eastAsia"/>
          <w:sz w:val="32"/>
          <w:szCs w:val="32"/>
          <w:rPrChange w:id="2310" w:author="ASUS" w:date="2022-01-09T23:32:00Z">
            <w:rPr>
              <w:rFonts w:hint="eastAsia"/>
              <w:sz w:val="28"/>
              <w:szCs w:val="28"/>
            </w:rPr>
          </w:rPrChange>
        </w:rPr>
        <w:t>以上焦为主</w:t>
      </w:r>
      <w:del w:id="2311" w:author="KOU IVY" w:date="2022-01-08T22:19:00Z">
        <w:r>
          <w:rPr>
            <w:rFonts w:ascii="仿宋" w:eastAsia="仿宋" w:hAnsi="仿宋" w:cs="仿宋" w:hint="eastAsia"/>
            <w:sz w:val="32"/>
            <w:szCs w:val="32"/>
            <w:rPrChange w:id="231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（</w:delText>
        </w:r>
      </w:del>
      <w:del w:id="2313" w:author="KOU IVY" w:date="2022-01-08T22:18:00Z">
        <w:r>
          <w:rPr>
            <w:rFonts w:ascii="仿宋" w:eastAsia="仿宋" w:hAnsi="仿宋" w:cs="仿宋" w:hint="eastAsia"/>
            <w:sz w:val="32"/>
            <w:szCs w:val="32"/>
            <w:rPrChange w:id="231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二陈汤治湿</w:delText>
        </w:r>
      </w:del>
      <w:del w:id="2315" w:author="KOU IVY" w:date="2022-01-08T22:19:00Z">
        <w:r>
          <w:rPr>
            <w:rFonts w:ascii="仿宋" w:eastAsia="仿宋" w:hAnsi="仿宋" w:cs="仿宋" w:hint="eastAsia"/>
            <w:sz w:val="32"/>
            <w:szCs w:val="32"/>
            <w:rPrChange w:id="231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），</w:delText>
        </w:r>
      </w:del>
      <w:ins w:id="2317" w:author="KOU IVY" w:date="2022-01-08T22:19:00Z">
        <w:r>
          <w:rPr>
            <w:rFonts w:ascii="仿宋" w:eastAsia="仿宋" w:hAnsi="仿宋" w:cs="仿宋" w:hint="eastAsia"/>
            <w:sz w:val="32"/>
            <w:szCs w:val="32"/>
            <w:rPrChange w:id="2318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r>
        <w:rPr>
          <w:rFonts w:ascii="仿宋" w:eastAsia="仿宋" w:hAnsi="仿宋" w:cs="仿宋" w:hint="eastAsia"/>
          <w:sz w:val="32"/>
          <w:szCs w:val="32"/>
          <w:rPrChange w:id="2319" w:author="ASUS" w:date="2022-01-09T23:32:00Z">
            <w:rPr>
              <w:rFonts w:hint="eastAsia"/>
              <w:sz w:val="28"/>
              <w:szCs w:val="28"/>
            </w:rPr>
          </w:rPrChange>
        </w:rPr>
        <w:t>茯苓</w:t>
      </w:r>
      <w:ins w:id="2320" w:author="KOU IVY" w:date="2022-01-08T22:19:00Z">
        <w:r>
          <w:rPr>
            <w:rFonts w:ascii="仿宋" w:eastAsia="仿宋" w:hAnsi="仿宋" w:cs="仿宋" w:hint="eastAsia"/>
            <w:sz w:val="32"/>
            <w:szCs w:val="32"/>
            <w:rPrChange w:id="2321" w:author="ASUS" w:date="2022-01-09T23:32:00Z">
              <w:rPr>
                <w:rFonts w:hint="eastAsia"/>
                <w:sz w:val="28"/>
                <w:szCs w:val="28"/>
              </w:rPr>
            </w:rPrChange>
          </w:rPr>
          <w:t>祛湿</w:t>
        </w:r>
      </w:ins>
      <w:r>
        <w:rPr>
          <w:rFonts w:ascii="仿宋" w:eastAsia="仿宋" w:hAnsi="仿宋" w:cs="仿宋" w:hint="eastAsia"/>
          <w:sz w:val="32"/>
          <w:szCs w:val="32"/>
          <w:rPrChange w:id="2322" w:author="ASUS" w:date="2022-01-09T23:32:00Z">
            <w:rPr>
              <w:rFonts w:hint="eastAsia"/>
              <w:sz w:val="28"/>
              <w:szCs w:val="28"/>
            </w:rPr>
          </w:rPrChange>
        </w:rPr>
        <w:t>是上中下三焦都可以，重点是在中焦，</w:t>
      </w:r>
      <w:ins w:id="2323" w:author="KOU IVY" w:date="2022-01-08T22:19:00Z">
        <w:r>
          <w:rPr>
            <w:rFonts w:ascii="仿宋" w:eastAsia="仿宋" w:hAnsi="仿宋" w:cs="仿宋" w:hint="eastAsia"/>
            <w:sz w:val="32"/>
            <w:szCs w:val="32"/>
            <w:rPrChange w:id="2324" w:author="ASUS" w:date="2022-01-09T23:32:00Z">
              <w:rPr>
                <w:rFonts w:hint="eastAsia"/>
                <w:sz w:val="28"/>
                <w:szCs w:val="28"/>
              </w:rPr>
            </w:rPrChange>
          </w:rPr>
          <w:t>故</w:t>
        </w:r>
      </w:ins>
      <w:del w:id="2325" w:author="KOU IVY" w:date="2022-01-08T22:19:00Z">
        <w:r>
          <w:rPr>
            <w:rFonts w:ascii="仿宋" w:eastAsia="仿宋" w:hAnsi="仿宋" w:cs="仿宋" w:hint="eastAsia"/>
            <w:sz w:val="32"/>
            <w:szCs w:val="32"/>
            <w:rPrChange w:id="232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所以</w:delText>
        </w:r>
      </w:del>
      <w:r>
        <w:rPr>
          <w:rFonts w:ascii="仿宋" w:eastAsia="仿宋" w:hAnsi="仿宋" w:cs="仿宋" w:hint="eastAsia"/>
          <w:sz w:val="32"/>
          <w:szCs w:val="32"/>
          <w:rPrChange w:id="2327" w:author="ASUS" w:date="2022-01-09T23:32:00Z">
            <w:rPr>
              <w:rFonts w:hint="eastAsia"/>
              <w:sz w:val="28"/>
              <w:szCs w:val="28"/>
            </w:rPr>
          </w:rPrChange>
        </w:rPr>
        <w:t>上焦的饮茯苓可以化，但</w:t>
      </w:r>
      <w:ins w:id="2328" w:author="KOU IVY" w:date="2022-01-08T22:20:00Z">
        <w:r>
          <w:rPr>
            <w:rFonts w:ascii="仿宋" w:eastAsia="仿宋" w:hAnsi="仿宋" w:cs="仿宋" w:hint="eastAsia"/>
            <w:sz w:val="32"/>
            <w:szCs w:val="32"/>
            <w:rPrChange w:id="2329" w:author="ASUS" w:date="2022-01-09T23:32:00Z">
              <w:rPr>
                <w:rFonts w:hint="eastAsia"/>
                <w:sz w:val="28"/>
                <w:szCs w:val="28"/>
              </w:rPr>
            </w:rPrChange>
          </w:rPr>
          <w:t>却</w:t>
        </w:r>
      </w:ins>
      <w:del w:id="2330" w:author="KOU IVY" w:date="2022-01-08T22:20:00Z">
        <w:r>
          <w:rPr>
            <w:rFonts w:ascii="仿宋" w:eastAsia="仿宋" w:hAnsi="仿宋" w:cs="仿宋" w:hint="eastAsia"/>
            <w:sz w:val="32"/>
            <w:szCs w:val="32"/>
            <w:rPrChange w:id="233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是治上焦饮要</w:delText>
        </w:r>
      </w:del>
      <w:r>
        <w:rPr>
          <w:rFonts w:ascii="仿宋" w:eastAsia="仿宋" w:hAnsi="仿宋" w:cs="仿宋" w:hint="eastAsia"/>
          <w:sz w:val="32"/>
          <w:szCs w:val="32"/>
          <w:rPrChange w:id="2332" w:author="ASUS" w:date="2022-01-09T23:32:00Z">
            <w:rPr>
              <w:rFonts w:hint="eastAsia"/>
              <w:sz w:val="28"/>
              <w:szCs w:val="28"/>
            </w:rPr>
          </w:rPrChange>
        </w:rPr>
        <w:t>差泽泻点，治下焦也可以化，但差猪苓点</w:t>
      </w:r>
      <w:del w:id="2333" w:author="KOU IVY" w:date="2022-01-08T22:20:00Z">
        <w:r>
          <w:rPr>
            <w:rFonts w:ascii="仿宋" w:eastAsia="仿宋" w:hAnsi="仿宋" w:cs="仿宋" w:hint="eastAsia"/>
            <w:sz w:val="32"/>
            <w:szCs w:val="32"/>
            <w:rPrChange w:id="233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，是不是</w:delText>
        </w:r>
      </w:del>
      <w:r>
        <w:rPr>
          <w:rFonts w:ascii="仿宋" w:eastAsia="仿宋" w:hAnsi="仿宋" w:cs="仿宋" w:hint="eastAsia"/>
          <w:sz w:val="32"/>
          <w:szCs w:val="32"/>
          <w:rPrChange w:id="2335" w:author="ASUS" w:date="2022-01-09T23:32:00Z">
            <w:rPr>
              <w:rFonts w:hint="eastAsia"/>
              <w:sz w:val="28"/>
              <w:szCs w:val="28"/>
            </w:rPr>
          </w:rPrChange>
        </w:rPr>
        <w:t>。</w:t>
      </w:r>
    </w:p>
    <w:p w:rsidR="006B1471" w:rsidRPr="006B1471" w:rsidRDefault="00470CBE">
      <w:pPr>
        <w:ind w:firstLineChars="200" w:firstLine="640"/>
        <w:rPr>
          <w:rFonts w:ascii="仿宋" w:eastAsia="仿宋" w:hAnsi="仿宋" w:cs="仿宋"/>
          <w:sz w:val="32"/>
          <w:szCs w:val="32"/>
          <w:rPrChange w:id="2336" w:author="ASUS" w:date="2022-01-09T23:32:00Z">
            <w:rPr>
              <w:sz w:val="28"/>
              <w:szCs w:val="28"/>
            </w:rPr>
          </w:rPrChange>
        </w:rPr>
      </w:pPr>
      <w:r>
        <w:rPr>
          <w:rFonts w:ascii="仿宋" w:eastAsia="仿宋" w:hAnsi="仿宋" w:cs="仿宋" w:hint="eastAsia"/>
          <w:sz w:val="32"/>
          <w:szCs w:val="32"/>
          <w:rPrChange w:id="2337" w:author="ASUS" w:date="2022-01-09T23:32:00Z">
            <w:rPr>
              <w:rFonts w:hint="eastAsia"/>
              <w:sz w:val="28"/>
              <w:szCs w:val="28"/>
            </w:rPr>
          </w:rPrChange>
        </w:rPr>
        <w:t>平胃散</w:t>
      </w:r>
      <w:del w:id="2338" w:author="KOU IVY" w:date="2022-01-08T22:29:00Z">
        <w:r>
          <w:rPr>
            <w:rFonts w:ascii="仿宋" w:eastAsia="仿宋" w:hAnsi="仿宋" w:cs="仿宋" w:hint="eastAsia"/>
            <w:sz w:val="32"/>
            <w:szCs w:val="32"/>
            <w:rPrChange w:id="233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2340" w:author="KOU IVY" w:date="2022-01-08T22:29:00Z">
        <w:r>
          <w:rPr>
            <w:rFonts w:ascii="仿宋" w:eastAsia="仿宋" w:hAnsi="仿宋" w:cs="仿宋" w:hint="eastAsia"/>
            <w:sz w:val="32"/>
            <w:szCs w:val="32"/>
            <w:rPrChange w:id="2341" w:author="ASUS" w:date="2022-01-09T23:32:00Z">
              <w:rPr>
                <w:rFonts w:hint="eastAsia"/>
                <w:sz w:val="28"/>
                <w:szCs w:val="28"/>
              </w:rPr>
            </w:rPrChange>
          </w:rPr>
          <w:t>治</w:t>
        </w:r>
      </w:ins>
      <w:r>
        <w:rPr>
          <w:rFonts w:ascii="仿宋" w:eastAsia="仿宋" w:hAnsi="仿宋" w:cs="仿宋" w:hint="eastAsia"/>
          <w:sz w:val="32"/>
          <w:szCs w:val="32"/>
          <w:rPrChange w:id="2342" w:author="ASUS" w:date="2022-01-09T23:32:00Z">
            <w:rPr>
              <w:rFonts w:hint="eastAsia"/>
              <w:sz w:val="28"/>
              <w:szCs w:val="28"/>
            </w:rPr>
          </w:rPrChange>
        </w:rPr>
        <w:t>中焦湿，苦</w:t>
      </w:r>
      <w:del w:id="2343" w:author="KOU IVY" w:date="2022-01-08T22:32:00Z">
        <w:r>
          <w:rPr>
            <w:rFonts w:ascii="仿宋" w:eastAsia="仿宋" w:hAnsi="仿宋" w:cs="仿宋" w:hint="eastAsia"/>
            <w:sz w:val="32"/>
            <w:szCs w:val="32"/>
            <w:rPrChange w:id="234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是不是</w:delText>
        </w:r>
      </w:del>
      <w:r>
        <w:rPr>
          <w:rFonts w:ascii="仿宋" w:eastAsia="仿宋" w:hAnsi="仿宋" w:cs="仿宋" w:hint="eastAsia"/>
          <w:sz w:val="32"/>
          <w:szCs w:val="32"/>
          <w:rPrChange w:id="2345" w:author="ASUS" w:date="2022-01-09T23:32:00Z">
            <w:rPr>
              <w:rFonts w:hint="eastAsia"/>
              <w:sz w:val="28"/>
              <w:szCs w:val="28"/>
            </w:rPr>
          </w:rPrChange>
        </w:rPr>
        <w:t>发挥降的作用</w:t>
      </w:r>
      <w:del w:id="2346" w:author="KOU IVY" w:date="2022-01-08T22:32:00Z">
        <w:r>
          <w:rPr>
            <w:rFonts w:ascii="仿宋" w:eastAsia="仿宋" w:hAnsi="仿宋" w:cs="仿宋" w:hint="eastAsia"/>
            <w:sz w:val="32"/>
            <w:szCs w:val="32"/>
            <w:rPrChange w:id="234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？</w:delText>
        </w:r>
      </w:del>
      <w:ins w:id="2348" w:author="KOU IVY" w:date="2022-01-08T22:32:00Z">
        <w:r>
          <w:rPr>
            <w:rFonts w:ascii="仿宋" w:eastAsia="仿宋" w:hAnsi="仿宋" w:cs="仿宋" w:hint="eastAsia"/>
            <w:sz w:val="32"/>
            <w:szCs w:val="32"/>
            <w:rPrChange w:id="2349" w:author="ASUS" w:date="2022-01-09T23:32:00Z">
              <w:rPr>
                <w:rFonts w:hint="eastAsia"/>
                <w:sz w:val="28"/>
                <w:szCs w:val="28"/>
              </w:rPr>
            </w:rPrChange>
          </w:rPr>
          <w:t>，</w:t>
        </w:r>
      </w:ins>
      <w:r>
        <w:rPr>
          <w:rFonts w:ascii="仿宋" w:eastAsia="仿宋" w:hAnsi="仿宋" w:cs="仿宋" w:hint="eastAsia"/>
          <w:sz w:val="32"/>
          <w:szCs w:val="32"/>
          <w:rPrChange w:id="2350" w:author="ASUS" w:date="2022-01-09T23:32:00Z">
            <w:rPr>
              <w:rFonts w:hint="eastAsia"/>
              <w:sz w:val="28"/>
              <w:szCs w:val="28"/>
            </w:rPr>
          </w:rPrChange>
        </w:rPr>
        <w:t>苍术苦温</w:t>
      </w:r>
      <w:ins w:id="2351" w:author="KOU IVY" w:date="2022-01-08T22:32:00Z">
        <w:r>
          <w:rPr>
            <w:rFonts w:ascii="仿宋" w:eastAsia="仿宋" w:hAnsi="仿宋" w:cs="仿宋" w:hint="eastAsia"/>
            <w:sz w:val="32"/>
            <w:szCs w:val="32"/>
            <w:rPrChange w:id="2352" w:author="ASUS" w:date="2022-01-09T23:32:00Z">
              <w:rPr>
                <w:rFonts w:hint="eastAsia"/>
                <w:sz w:val="28"/>
                <w:szCs w:val="28"/>
              </w:rPr>
            </w:rPrChange>
          </w:rPr>
          <w:t>、气</w:t>
        </w:r>
      </w:ins>
      <w:del w:id="2353" w:author="KOU IVY" w:date="2022-01-08T22:32:00Z">
        <w:r>
          <w:rPr>
            <w:rFonts w:ascii="仿宋" w:eastAsia="仿宋" w:hAnsi="仿宋" w:cs="仿宋" w:hint="eastAsia"/>
            <w:sz w:val="32"/>
            <w:szCs w:val="32"/>
            <w:rPrChange w:id="235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其</w:delText>
        </w:r>
      </w:del>
      <w:r>
        <w:rPr>
          <w:rFonts w:ascii="仿宋" w:eastAsia="仿宋" w:hAnsi="仿宋" w:cs="仿宋" w:hint="eastAsia"/>
          <w:sz w:val="32"/>
          <w:szCs w:val="32"/>
          <w:rPrChange w:id="2355" w:author="ASUS" w:date="2022-01-09T23:32:00Z">
            <w:rPr>
              <w:rFonts w:hint="eastAsia"/>
              <w:sz w:val="28"/>
              <w:szCs w:val="28"/>
            </w:rPr>
          </w:rPrChange>
        </w:rPr>
        <w:t>味雄，燥性强，所以</w:t>
      </w:r>
      <w:del w:id="2356" w:author="KOU IVY" w:date="2022-01-08T22:32:00Z">
        <w:r>
          <w:rPr>
            <w:rFonts w:ascii="仿宋" w:eastAsia="仿宋" w:hAnsi="仿宋" w:cs="仿宋" w:hint="eastAsia"/>
            <w:sz w:val="32"/>
            <w:szCs w:val="32"/>
            <w:rPrChange w:id="235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看到没有</w:delText>
        </w:r>
      </w:del>
      <w:r>
        <w:rPr>
          <w:rFonts w:ascii="仿宋" w:eastAsia="仿宋" w:hAnsi="仿宋" w:cs="仿宋" w:hint="eastAsia"/>
          <w:sz w:val="32"/>
          <w:szCs w:val="32"/>
          <w:rPrChange w:id="2358" w:author="ASUS" w:date="2022-01-09T23:32:00Z">
            <w:rPr>
              <w:rFonts w:hint="eastAsia"/>
              <w:sz w:val="28"/>
              <w:szCs w:val="28"/>
            </w:rPr>
          </w:rPrChange>
        </w:rPr>
        <w:t>治湿不忘燥，但</w:t>
      </w:r>
      <w:del w:id="2359" w:author="KOU IVY" w:date="2022-01-08T22:32:00Z">
        <w:r>
          <w:rPr>
            <w:rFonts w:ascii="仿宋" w:eastAsia="仿宋" w:hAnsi="仿宋" w:cs="仿宋" w:hint="eastAsia"/>
            <w:sz w:val="32"/>
            <w:szCs w:val="32"/>
            <w:rPrChange w:id="236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记住</w:delText>
        </w:r>
      </w:del>
      <w:r>
        <w:rPr>
          <w:rFonts w:ascii="仿宋" w:eastAsia="仿宋" w:hAnsi="仿宋" w:cs="仿宋" w:hint="eastAsia"/>
          <w:sz w:val="32"/>
          <w:szCs w:val="32"/>
          <w:rPrChange w:id="2361" w:author="ASUS" w:date="2022-01-09T23:32:00Z">
            <w:rPr>
              <w:rFonts w:hint="eastAsia"/>
              <w:sz w:val="28"/>
              <w:szCs w:val="28"/>
            </w:rPr>
          </w:rPrChange>
        </w:rPr>
        <w:t>燥湿有两个前提条件</w:t>
      </w:r>
      <w:ins w:id="2362" w:author="KOU IVY" w:date="2022-01-08T22:32:00Z">
        <w:r>
          <w:rPr>
            <w:rFonts w:ascii="仿宋" w:eastAsia="仿宋" w:hAnsi="仿宋" w:cs="仿宋" w:hint="eastAsia"/>
            <w:sz w:val="32"/>
            <w:szCs w:val="32"/>
            <w:rPrChange w:id="2363" w:author="ASUS" w:date="2022-01-09T23:32:00Z">
              <w:rPr>
                <w:rFonts w:hint="eastAsia"/>
                <w:sz w:val="28"/>
                <w:szCs w:val="28"/>
              </w:rPr>
            </w:rPrChange>
          </w:rPr>
          <w:t>：</w:t>
        </w:r>
      </w:ins>
      <w:r>
        <w:rPr>
          <w:rFonts w:ascii="仿宋" w:eastAsia="仿宋" w:hAnsi="仿宋" w:cs="仿宋" w:hint="eastAsia"/>
          <w:sz w:val="32"/>
          <w:szCs w:val="32"/>
          <w:rPrChange w:id="2364" w:author="ASUS" w:date="2022-01-09T23:32:00Z">
            <w:rPr>
              <w:rFonts w:hint="eastAsia"/>
              <w:sz w:val="28"/>
              <w:szCs w:val="28"/>
            </w:rPr>
          </w:rPrChange>
        </w:rPr>
        <w:t>1.</w:t>
      </w:r>
      <w:r>
        <w:rPr>
          <w:rFonts w:ascii="仿宋" w:eastAsia="仿宋" w:hAnsi="仿宋" w:cs="仿宋" w:hint="eastAsia"/>
          <w:sz w:val="32"/>
          <w:szCs w:val="32"/>
          <w:rPrChange w:id="2365" w:author="ASUS" w:date="2022-01-09T23:32:00Z">
            <w:rPr>
              <w:rFonts w:hint="eastAsia"/>
              <w:sz w:val="28"/>
              <w:szCs w:val="28"/>
            </w:rPr>
          </w:rPrChange>
        </w:rPr>
        <w:t>真阴不太亏，真阴亏就不能用燥</w:t>
      </w:r>
      <w:del w:id="2366" w:author="KOU IVY" w:date="2022-01-08T22:33:00Z">
        <w:r>
          <w:rPr>
            <w:rFonts w:ascii="仿宋" w:eastAsia="仿宋" w:hAnsi="仿宋" w:cs="仿宋" w:hint="eastAsia"/>
            <w:sz w:val="32"/>
            <w:szCs w:val="32"/>
            <w:rPrChange w:id="236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2368" w:author="KOU IVY" w:date="2022-01-08T22:33:00Z">
        <w:r>
          <w:rPr>
            <w:rFonts w:ascii="仿宋" w:eastAsia="仿宋" w:hAnsi="仿宋" w:cs="仿宋" w:hint="eastAsia"/>
            <w:sz w:val="32"/>
            <w:szCs w:val="32"/>
            <w:rPrChange w:id="2369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del w:id="2370" w:author="KOU IVY" w:date="2022-01-08T22:33:00Z">
        <w:r>
          <w:rPr>
            <w:rFonts w:ascii="仿宋" w:eastAsia="仿宋" w:hAnsi="仿宋" w:cs="仿宋" w:hint="eastAsia"/>
            <w:sz w:val="32"/>
            <w:szCs w:val="32"/>
            <w:rPrChange w:id="237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你们看</w:delText>
        </w:r>
      </w:del>
      <w:r>
        <w:rPr>
          <w:rFonts w:ascii="仿宋" w:eastAsia="仿宋" w:hAnsi="仿宋" w:cs="仿宋" w:hint="eastAsia"/>
          <w:sz w:val="32"/>
          <w:szCs w:val="32"/>
          <w:rPrChange w:id="2372" w:author="ASUS" w:date="2022-01-09T23:32:00Z">
            <w:rPr>
              <w:rFonts w:hint="eastAsia"/>
              <w:sz w:val="28"/>
              <w:szCs w:val="28"/>
            </w:rPr>
          </w:rPrChange>
        </w:rPr>
        <w:t>很多病人舌苔，</w:t>
      </w:r>
      <w:del w:id="2373" w:author="KOU IVY" w:date="2022-01-08T22:33:00Z">
        <w:r>
          <w:rPr>
            <w:rFonts w:ascii="仿宋" w:eastAsia="仿宋" w:hAnsi="仿宋" w:cs="仿宋" w:hint="eastAsia"/>
            <w:sz w:val="32"/>
            <w:szCs w:val="32"/>
            <w:rPrChange w:id="237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哪怕舌苔白腻，</w:delText>
        </w:r>
      </w:del>
      <w:r>
        <w:rPr>
          <w:rFonts w:ascii="仿宋" w:eastAsia="仿宋" w:hAnsi="仿宋" w:cs="仿宋" w:hint="eastAsia"/>
          <w:sz w:val="32"/>
          <w:szCs w:val="32"/>
          <w:rPrChange w:id="2375" w:author="ASUS" w:date="2022-01-09T23:32:00Z">
            <w:rPr>
              <w:rFonts w:hint="eastAsia"/>
              <w:sz w:val="28"/>
              <w:szCs w:val="28"/>
            </w:rPr>
          </w:rPrChange>
        </w:rPr>
        <w:t>看似真阴不亏，但</w:t>
      </w:r>
      <w:del w:id="2376" w:author="KOU IVY" w:date="2022-01-08T22:33:00Z">
        <w:r>
          <w:rPr>
            <w:rFonts w:ascii="仿宋" w:eastAsia="仿宋" w:hAnsi="仿宋" w:cs="仿宋" w:hint="eastAsia"/>
            <w:sz w:val="32"/>
            <w:szCs w:val="32"/>
            <w:rPrChange w:id="237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是一把</w:delText>
        </w:r>
      </w:del>
      <w:ins w:id="2378" w:author="KOU IVY" w:date="2022-01-08T22:33:00Z">
        <w:r>
          <w:rPr>
            <w:rFonts w:ascii="仿宋" w:eastAsia="仿宋" w:hAnsi="仿宋" w:cs="仿宋" w:hint="eastAsia"/>
            <w:sz w:val="32"/>
            <w:szCs w:val="32"/>
            <w:rPrChange w:id="2379" w:author="ASUS" w:date="2022-01-09T23:32:00Z">
              <w:rPr>
                <w:rFonts w:hint="eastAsia"/>
                <w:sz w:val="28"/>
                <w:szCs w:val="28"/>
              </w:rPr>
            </w:rPrChange>
          </w:rPr>
          <w:t>号</w:t>
        </w:r>
      </w:ins>
      <w:r>
        <w:rPr>
          <w:rFonts w:ascii="仿宋" w:eastAsia="仿宋" w:hAnsi="仿宋" w:cs="仿宋" w:hint="eastAsia"/>
          <w:sz w:val="32"/>
          <w:szCs w:val="32"/>
          <w:rPrChange w:id="2380" w:author="ASUS" w:date="2022-01-09T23:32:00Z">
            <w:rPr>
              <w:rFonts w:hint="eastAsia"/>
              <w:sz w:val="28"/>
              <w:szCs w:val="28"/>
            </w:rPr>
          </w:rPrChange>
        </w:rPr>
        <w:t>脉全是空的</w:t>
      </w:r>
      <w:del w:id="2381" w:author="KOU IVY" w:date="2022-01-08T22:33:00Z">
        <w:r>
          <w:rPr>
            <w:rFonts w:ascii="仿宋" w:eastAsia="仿宋" w:hAnsi="仿宋" w:cs="仿宋" w:hint="eastAsia"/>
            <w:sz w:val="32"/>
            <w:szCs w:val="32"/>
            <w:rPrChange w:id="238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2383" w:author="KOU IVY" w:date="2022-01-08T22:33:00Z">
        <w:r>
          <w:rPr>
            <w:rFonts w:ascii="仿宋" w:eastAsia="仿宋" w:hAnsi="仿宋" w:cs="仿宋" w:hint="eastAsia"/>
            <w:sz w:val="32"/>
            <w:szCs w:val="32"/>
            <w:rPrChange w:id="2384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r>
        <w:rPr>
          <w:rFonts w:ascii="仿宋" w:eastAsia="仿宋" w:hAnsi="仿宋" w:cs="仿宋" w:hint="eastAsia"/>
          <w:sz w:val="32"/>
          <w:szCs w:val="32"/>
          <w:rPrChange w:id="2385" w:author="ASUS" w:date="2022-01-09T23:32:00Z">
            <w:rPr>
              <w:rFonts w:hint="eastAsia"/>
              <w:sz w:val="28"/>
              <w:szCs w:val="28"/>
            </w:rPr>
          </w:rPrChange>
        </w:rPr>
        <w:t>现在</w:t>
      </w:r>
      <w:del w:id="2386" w:author="KOU IVY" w:date="2022-01-08T22:33:00Z">
        <w:r>
          <w:rPr>
            <w:rFonts w:ascii="仿宋" w:eastAsia="仿宋" w:hAnsi="仿宋" w:cs="仿宋" w:hint="eastAsia"/>
            <w:sz w:val="32"/>
            <w:szCs w:val="32"/>
            <w:rPrChange w:id="238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的</w:delText>
        </w:r>
      </w:del>
      <w:r>
        <w:rPr>
          <w:rFonts w:ascii="仿宋" w:eastAsia="仿宋" w:hAnsi="仿宋" w:cs="仿宋" w:hint="eastAsia"/>
          <w:sz w:val="32"/>
          <w:szCs w:val="32"/>
          <w:rPrChange w:id="2388" w:author="ASUS" w:date="2022-01-09T23:32:00Z">
            <w:rPr>
              <w:rFonts w:hint="eastAsia"/>
              <w:sz w:val="28"/>
              <w:szCs w:val="28"/>
            </w:rPr>
          </w:rPrChange>
        </w:rPr>
        <w:t>中医不懂</w:t>
      </w:r>
      <w:del w:id="2389" w:author="KOU IVY" w:date="2022-01-08T22:33:00Z">
        <w:r>
          <w:rPr>
            <w:rFonts w:ascii="仿宋" w:eastAsia="仿宋" w:hAnsi="仿宋" w:cs="仿宋" w:hint="eastAsia"/>
            <w:sz w:val="32"/>
            <w:szCs w:val="32"/>
            <w:rPrChange w:id="239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摸</w:delText>
        </w:r>
      </w:del>
      <w:ins w:id="2391" w:author="KOU IVY" w:date="2022-01-08T22:33:00Z">
        <w:r>
          <w:rPr>
            <w:rFonts w:ascii="仿宋" w:eastAsia="仿宋" w:hAnsi="仿宋" w:cs="仿宋" w:hint="eastAsia"/>
            <w:sz w:val="32"/>
            <w:szCs w:val="32"/>
            <w:rPrChange w:id="2392" w:author="ASUS" w:date="2022-01-09T23:32:00Z">
              <w:rPr>
                <w:rFonts w:hint="eastAsia"/>
                <w:sz w:val="28"/>
                <w:szCs w:val="28"/>
              </w:rPr>
            </w:rPrChange>
          </w:rPr>
          <w:t>号</w:t>
        </w:r>
      </w:ins>
      <w:r>
        <w:rPr>
          <w:rFonts w:ascii="仿宋" w:eastAsia="仿宋" w:hAnsi="仿宋" w:cs="仿宋" w:hint="eastAsia"/>
          <w:sz w:val="32"/>
          <w:szCs w:val="32"/>
          <w:rPrChange w:id="2393" w:author="ASUS" w:date="2022-01-09T23:32:00Z">
            <w:rPr>
              <w:rFonts w:hint="eastAsia"/>
              <w:sz w:val="28"/>
              <w:szCs w:val="28"/>
            </w:rPr>
          </w:rPrChange>
        </w:rPr>
        <w:t>脉，</w:t>
      </w:r>
      <w:del w:id="2394" w:author="KOU IVY" w:date="2022-01-08T22:33:00Z">
        <w:r>
          <w:rPr>
            <w:rFonts w:ascii="仿宋" w:eastAsia="仿宋" w:hAnsi="仿宋" w:cs="仿宋" w:hint="eastAsia"/>
            <w:sz w:val="32"/>
            <w:szCs w:val="32"/>
            <w:rPrChange w:id="239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就</w:delText>
        </w:r>
      </w:del>
      <w:ins w:id="2396" w:author="KOU IVY" w:date="2022-01-08T22:33:00Z">
        <w:r>
          <w:rPr>
            <w:rFonts w:ascii="仿宋" w:eastAsia="仿宋" w:hAnsi="仿宋" w:cs="仿宋" w:hint="eastAsia"/>
            <w:sz w:val="32"/>
            <w:szCs w:val="32"/>
            <w:rPrChange w:id="2397" w:author="ASUS" w:date="2022-01-09T23:32:00Z">
              <w:rPr>
                <w:rFonts w:hint="eastAsia"/>
                <w:sz w:val="28"/>
                <w:szCs w:val="28"/>
              </w:rPr>
            </w:rPrChange>
          </w:rPr>
          <w:t>只</w:t>
        </w:r>
      </w:ins>
      <w:r>
        <w:rPr>
          <w:rFonts w:ascii="仿宋" w:eastAsia="仿宋" w:hAnsi="仿宋" w:cs="仿宋" w:hint="eastAsia"/>
          <w:sz w:val="32"/>
          <w:szCs w:val="32"/>
          <w:rPrChange w:id="2398" w:author="ASUS" w:date="2022-01-09T23:32:00Z">
            <w:rPr>
              <w:rFonts w:hint="eastAsia"/>
              <w:sz w:val="28"/>
              <w:szCs w:val="28"/>
            </w:rPr>
          </w:rPrChange>
        </w:rPr>
        <w:t>看舌苔，</w:t>
      </w:r>
      <w:del w:id="2399" w:author="KOU IVY" w:date="2022-01-08T22:34:00Z">
        <w:r>
          <w:rPr>
            <w:rFonts w:ascii="仿宋" w:eastAsia="仿宋" w:hAnsi="仿宋" w:cs="仿宋" w:hint="eastAsia"/>
            <w:sz w:val="32"/>
            <w:szCs w:val="32"/>
            <w:rPrChange w:id="240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一下</w:delText>
        </w:r>
      </w:del>
      <w:r>
        <w:rPr>
          <w:rFonts w:ascii="仿宋" w:eastAsia="仿宋" w:hAnsi="仿宋" w:cs="仿宋" w:hint="eastAsia"/>
          <w:sz w:val="32"/>
          <w:szCs w:val="32"/>
          <w:rPrChange w:id="2401" w:author="ASUS" w:date="2022-01-09T23:32:00Z">
            <w:rPr>
              <w:rFonts w:hint="eastAsia"/>
              <w:sz w:val="28"/>
              <w:szCs w:val="28"/>
            </w:rPr>
          </w:rPrChange>
        </w:rPr>
        <w:t>有水湿之象</w:t>
      </w:r>
      <w:del w:id="2402" w:author="KOU IVY" w:date="2022-01-08T22:34:00Z">
        <w:r>
          <w:rPr>
            <w:rFonts w:ascii="仿宋" w:eastAsia="仿宋" w:hAnsi="仿宋" w:cs="仿宋" w:hint="eastAsia"/>
            <w:sz w:val="32"/>
            <w:szCs w:val="32"/>
            <w:rPrChange w:id="240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r>
        <w:rPr>
          <w:rFonts w:ascii="仿宋" w:eastAsia="仿宋" w:hAnsi="仿宋" w:cs="仿宋" w:hint="eastAsia"/>
          <w:sz w:val="32"/>
          <w:szCs w:val="32"/>
          <w:rPrChange w:id="2404" w:author="ASUS" w:date="2022-01-09T23:32:00Z">
            <w:rPr>
              <w:rFonts w:hint="eastAsia"/>
              <w:sz w:val="28"/>
              <w:szCs w:val="28"/>
            </w:rPr>
          </w:rPrChange>
        </w:rPr>
        <w:t>就去</w:t>
      </w:r>
      <w:del w:id="2405" w:author="KOU IVY" w:date="2022-01-08T22:34:00Z">
        <w:r>
          <w:rPr>
            <w:rFonts w:ascii="仿宋" w:eastAsia="仿宋" w:hAnsi="仿宋" w:cs="仿宋" w:hint="eastAsia"/>
            <w:sz w:val="32"/>
            <w:szCs w:val="32"/>
            <w:rPrChange w:id="240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搞燥性</w:delText>
        </w:r>
      </w:del>
      <w:ins w:id="2407" w:author="KOU IVY" w:date="2022-01-08T22:34:00Z">
        <w:r>
          <w:rPr>
            <w:rFonts w:ascii="仿宋" w:eastAsia="仿宋" w:hAnsi="仿宋" w:cs="仿宋" w:hint="eastAsia"/>
            <w:sz w:val="32"/>
            <w:szCs w:val="32"/>
            <w:rPrChange w:id="2408" w:author="ASUS" w:date="2022-01-09T23:32:00Z">
              <w:rPr>
                <w:rFonts w:hint="eastAsia"/>
                <w:sz w:val="28"/>
                <w:szCs w:val="28"/>
              </w:rPr>
            </w:rPrChange>
          </w:rPr>
          <w:t>燥湿</w:t>
        </w:r>
      </w:ins>
      <w:r>
        <w:rPr>
          <w:rFonts w:ascii="仿宋" w:eastAsia="仿宋" w:hAnsi="仿宋" w:cs="仿宋" w:hint="eastAsia"/>
          <w:sz w:val="32"/>
          <w:szCs w:val="32"/>
          <w:rPrChange w:id="2409" w:author="ASUS" w:date="2022-01-09T23:32:00Z">
            <w:rPr>
              <w:rFonts w:hint="eastAsia"/>
              <w:sz w:val="28"/>
              <w:szCs w:val="28"/>
            </w:rPr>
          </w:rPrChange>
        </w:rPr>
        <w:t>，非常害人，</w:t>
      </w:r>
      <w:del w:id="2410" w:author="KOU IVY" w:date="2022-01-08T22:35:00Z">
        <w:r>
          <w:rPr>
            <w:rFonts w:ascii="仿宋" w:eastAsia="仿宋" w:hAnsi="仿宋" w:cs="仿宋" w:hint="eastAsia"/>
            <w:sz w:val="32"/>
            <w:szCs w:val="32"/>
            <w:rPrChange w:id="241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将</w:delText>
        </w:r>
      </w:del>
      <w:r>
        <w:rPr>
          <w:rFonts w:ascii="仿宋" w:eastAsia="仿宋" w:hAnsi="仿宋" w:cs="仿宋" w:hint="eastAsia"/>
          <w:sz w:val="32"/>
          <w:szCs w:val="32"/>
          <w:rPrChange w:id="2412" w:author="ASUS" w:date="2022-01-09T23:32:00Z">
            <w:rPr>
              <w:rFonts w:hint="eastAsia"/>
              <w:sz w:val="28"/>
              <w:szCs w:val="28"/>
            </w:rPr>
          </w:rPrChange>
        </w:rPr>
        <w:t>会使</w:t>
      </w:r>
      <w:ins w:id="2413" w:author="KOU IVY" w:date="2022-01-08T22:35:00Z">
        <w:r>
          <w:rPr>
            <w:rFonts w:ascii="仿宋" w:eastAsia="仿宋" w:hAnsi="仿宋" w:cs="仿宋" w:hint="eastAsia"/>
            <w:sz w:val="32"/>
            <w:szCs w:val="32"/>
            <w:rPrChange w:id="2414" w:author="ASUS" w:date="2022-01-09T23:32:00Z">
              <w:rPr>
                <w:rFonts w:hint="eastAsia"/>
                <w:sz w:val="28"/>
                <w:szCs w:val="28"/>
              </w:rPr>
            </w:rPrChange>
          </w:rPr>
          <w:t>病人</w:t>
        </w:r>
      </w:ins>
      <w:r>
        <w:rPr>
          <w:rFonts w:ascii="仿宋" w:eastAsia="仿宋" w:hAnsi="仿宋" w:cs="仿宋" w:hint="eastAsia"/>
          <w:sz w:val="32"/>
          <w:szCs w:val="32"/>
          <w:rPrChange w:id="2415" w:author="ASUS" w:date="2022-01-09T23:32:00Z">
            <w:rPr>
              <w:rFonts w:hint="eastAsia"/>
              <w:sz w:val="28"/>
              <w:szCs w:val="28"/>
            </w:rPr>
          </w:rPrChange>
        </w:rPr>
        <w:t>真阴更加亏虚</w:t>
      </w:r>
      <w:del w:id="2416" w:author="KOU IVY" w:date="2022-01-08T22:35:00Z">
        <w:r>
          <w:rPr>
            <w:rFonts w:ascii="仿宋" w:eastAsia="仿宋" w:hAnsi="仿宋" w:cs="仿宋" w:hint="eastAsia"/>
            <w:sz w:val="32"/>
            <w:szCs w:val="32"/>
            <w:rPrChange w:id="241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，所以跟你们讲，</w:delText>
        </w:r>
      </w:del>
      <w:ins w:id="2418" w:author="KOU IVY" w:date="2022-01-08T22:35:00Z">
        <w:r>
          <w:rPr>
            <w:rFonts w:ascii="仿宋" w:eastAsia="仿宋" w:hAnsi="仿宋" w:cs="仿宋" w:hint="eastAsia"/>
            <w:sz w:val="32"/>
            <w:szCs w:val="32"/>
            <w:rPrChange w:id="2419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r>
        <w:rPr>
          <w:rFonts w:ascii="仿宋" w:eastAsia="仿宋" w:hAnsi="仿宋" w:cs="仿宋" w:hint="eastAsia"/>
          <w:sz w:val="32"/>
          <w:szCs w:val="32"/>
          <w:rPrChange w:id="2420" w:author="ASUS" w:date="2022-01-09T23:32:00Z">
            <w:rPr>
              <w:rFonts w:hint="eastAsia"/>
              <w:sz w:val="28"/>
              <w:szCs w:val="28"/>
            </w:rPr>
          </w:rPrChange>
        </w:rPr>
        <w:t>不懂脉就不要玩中医</w:t>
      </w:r>
      <w:ins w:id="2421" w:author="KOU IVY" w:date="2022-01-08T22:36:00Z">
        <w:r>
          <w:rPr>
            <w:rFonts w:ascii="仿宋" w:eastAsia="仿宋" w:hAnsi="仿宋" w:cs="仿宋" w:hint="eastAsia"/>
            <w:sz w:val="32"/>
            <w:szCs w:val="32"/>
            <w:rPrChange w:id="2422" w:author="ASUS" w:date="2022-01-09T23:32:00Z">
              <w:rPr>
                <w:rFonts w:hint="eastAsia"/>
                <w:sz w:val="28"/>
                <w:szCs w:val="28"/>
              </w:rPr>
            </w:rPrChange>
          </w:rPr>
          <w:t>！</w:t>
        </w:r>
      </w:ins>
      <w:ins w:id="2423" w:author="KOU IVY" w:date="2022-01-08T22:35:00Z">
        <w:r>
          <w:rPr>
            <w:rFonts w:ascii="仿宋" w:eastAsia="仿宋" w:hAnsi="仿宋" w:cs="仿宋" w:hint="eastAsia"/>
            <w:sz w:val="32"/>
            <w:szCs w:val="32"/>
            <w:rPrChange w:id="2424" w:author="ASUS" w:date="2022-01-09T23:32:00Z">
              <w:rPr>
                <w:rFonts w:hint="eastAsia"/>
                <w:sz w:val="28"/>
                <w:szCs w:val="28"/>
              </w:rPr>
            </w:rPrChange>
          </w:rPr>
          <w:t>不会看病</w:t>
        </w:r>
      </w:ins>
      <w:ins w:id="2425" w:author="KOU IVY" w:date="2022-01-08T22:36:00Z">
        <w:r>
          <w:rPr>
            <w:rFonts w:ascii="仿宋" w:eastAsia="仿宋" w:hAnsi="仿宋" w:cs="仿宋" w:hint="eastAsia"/>
            <w:sz w:val="32"/>
            <w:szCs w:val="32"/>
            <w:rPrChange w:id="2426" w:author="ASUS" w:date="2022-01-09T23:32:00Z">
              <w:rPr>
                <w:rFonts w:hint="eastAsia"/>
                <w:sz w:val="28"/>
                <w:szCs w:val="28"/>
              </w:rPr>
            </w:rPrChange>
          </w:rPr>
          <w:t>就不要说懂中医</w:t>
        </w:r>
      </w:ins>
      <w:del w:id="2427" w:author="KOU IVY" w:date="2022-01-08T22:35:00Z">
        <w:r>
          <w:rPr>
            <w:rFonts w:ascii="仿宋" w:eastAsia="仿宋" w:hAnsi="仿宋" w:cs="仿宋" w:hint="eastAsia"/>
            <w:sz w:val="32"/>
            <w:szCs w:val="32"/>
            <w:rPrChange w:id="242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，为什么我特意选这两个方子，经常跟你们说痰湿</w:delText>
        </w:r>
      </w:del>
      <w:del w:id="2429" w:author="KOU IVY" w:date="2022-01-08T22:36:00Z">
        <w:r>
          <w:rPr>
            <w:rFonts w:ascii="仿宋" w:eastAsia="仿宋" w:hAnsi="仿宋" w:cs="仿宋" w:hint="eastAsia"/>
            <w:sz w:val="32"/>
            <w:szCs w:val="32"/>
            <w:rPrChange w:id="243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。</w:delText>
        </w:r>
      </w:del>
      <w:ins w:id="2431" w:author="KOU IVY" w:date="2022-01-08T22:36:00Z">
        <w:r>
          <w:rPr>
            <w:rFonts w:ascii="仿宋" w:eastAsia="仿宋" w:hAnsi="仿宋" w:cs="仿宋" w:hint="eastAsia"/>
            <w:sz w:val="32"/>
            <w:szCs w:val="32"/>
            <w:rPrChange w:id="2432" w:author="ASUS" w:date="2022-01-09T23:32:00Z">
              <w:rPr>
                <w:rFonts w:hint="eastAsia"/>
                <w:sz w:val="28"/>
                <w:szCs w:val="28"/>
              </w:rPr>
            </w:rPrChange>
          </w:rPr>
          <w:t>！</w:t>
        </w:r>
      </w:ins>
    </w:p>
    <w:p w:rsidR="006B1471" w:rsidRPr="006B1471" w:rsidRDefault="00470CBE">
      <w:pPr>
        <w:ind w:firstLineChars="200" w:firstLine="640"/>
        <w:rPr>
          <w:rFonts w:ascii="仿宋" w:eastAsia="仿宋" w:hAnsi="仿宋" w:cs="仿宋"/>
          <w:sz w:val="32"/>
          <w:szCs w:val="32"/>
          <w:rPrChange w:id="2433" w:author="ASUS" w:date="2022-01-09T23:32:00Z">
            <w:rPr>
              <w:sz w:val="28"/>
              <w:szCs w:val="28"/>
            </w:rPr>
          </w:rPrChange>
        </w:rPr>
      </w:pPr>
      <w:r>
        <w:rPr>
          <w:rFonts w:ascii="仿宋" w:eastAsia="仿宋" w:hAnsi="仿宋" w:cs="仿宋" w:hint="eastAsia"/>
          <w:sz w:val="32"/>
          <w:szCs w:val="32"/>
          <w:rPrChange w:id="2434" w:author="ASUS" w:date="2022-01-09T23:32:00Z">
            <w:rPr>
              <w:rFonts w:hint="eastAsia"/>
              <w:sz w:val="28"/>
              <w:szCs w:val="28"/>
            </w:rPr>
          </w:rPrChange>
        </w:rPr>
        <w:t>今天</w:t>
      </w:r>
      <w:del w:id="2435" w:author="KOU IVY" w:date="2022-01-08T22:36:00Z">
        <w:r>
          <w:rPr>
            <w:rFonts w:ascii="仿宋" w:eastAsia="仿宋" w:hAnsi="仿宋" w:cs="仿宋" w:hint="eastAsia"/>
            <w:sz w:val="32"/>
            <w:szCs w:val="32"/>
            <w:rPrChange w:id="243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我喊你们</w:delText>
        </w:r>
      </w:del>
      <w:r>
        <w:rPr>
          <w:rFonts w:ascii="仿宋" w:eastAsia="仿宋" w:hAnsi="仿宋" w:cs="仿宋" w:hint="eastAsia"/>
          <w:sz w:val="32"/>
          <w:szCs w:val="32"/>
          <w:rPrChange w:id="2437" w:author="ASUS" w:date="2022-01-09T23:32:00Z">
            <w:rPr>
              <w:rFonts w:hint="eastAsia"/>
              <w:sz w:val="28"/>
              <w:szCs w:val="28"/>
            </w:rPr>
          </w:rPrChange>
        </w:rPr>
        <w:t>重点</w:t>
      </w:r>
      <w:del w:id="2438" w:author="KOU IVY" w:date="2022-01-08T22:36:00Z">
        <w:r>
          <w:rPr>
            <w:rFonts w:ascii="仿宋" w:eastAsia="仿宋" w:hAnsi="仿宋" w:cs="仿宋" w:hint="eastAsia"/>
            <w:sz w:val="32"/>
            <w:szCs w:val="32"/>
            <w:rPrChange w:id="243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看</w:delText>
        </w:r>
      </w:del>
      <w:ins w:id="2440" w:author="KOU IVY" w:date="2022-01-08T22:36:00Z">
        <w:r>
          <w:rPr>
            <w:rFonts w:ascii="仿宋" w:eastAsia="仿宋" w:hAnsi="仿宋" w:cs="仿宋" w:hint="eastAsia"/>
            <w:sz w:val="32"/>
            <w:szCs w:val="32"/>
            <w:rPrChange w:id="2441" w:author="ASUS" w:date="2022-01-09T23:32:00Z">
              <w:rPr>
                <w:rFonts w:hint="eastAsia"/>
                <w:sz w:val="28"/>
                <w:szCs w:val="28"/>
              </w:rPr>
            </w:rPrChange>
          </w:rPr>
          <w:t>是</w:t>
        </w:r>
      </w:ins>
      <w:ins w:id="2442" w:author="KOU IVY" w:date="2022-01-08T22:37:00Z">
        <w:r>
          <w:rPr>
            <w:rFonts w:ascii="仿宋" w:eastAsia="仿宋" w:hAnsi="仿宋" w:cs="仿宋" w:hint="eastAsia"/>
            <w:sz w:val="32"/>
            <w:szCs w:val="32"/>
            <w:rPrChange w:id="2443" w:author="ASUS" w:date="2022-01-09T23:32:00Z">
              <w:rPr>
                <w:rFonts w:hint="eastAsia"/>
                <w:sz w:val="28"/>
                <w:szCs w:val="28"/>
              </w:rPr>
            </w:rPrChange>
          </w:rPr>
          <w:t>讨论</w:t>
        </w:r>
      </w:ins>
      <w:del w:id="2444" w:author="KOU IVY" w:date="2022-01-08T22:37:00Z">
        <w:r>
          <w:rPr>
            <w:rFonts w:ascii="仿宋" w:eastAsia="仿宋" w:hAnsi="仿宋" w:cs="仿宋" w:hint="eastAsia"/>
            <w:sz w:val="32"/>
            <w:szCs w:val="32"/>
            <w:rPrChange w:id="244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这个</w:delText>
        </w:r>
      </w:del>
      <w:r>
        <w:rPr>
          <w:rFonts w:ascii="仿宋" w:eastAsia="仿宋" w:hAnsi="仿宋" w:cs="仿宋" w:hint="eastAsia"/>
          <w:sz w:val="32"/>
          <w:szCs w:val="32"/>
          <w:rPrChange w:id="2446" w:author="ASUS" w:date="2022-01-09T23:32:00Z">
            <w:rPr>
              <w:rFonts w:hint="eastAsia"/>
              <w:sz w:val="28"/>
              <w:szCs w:val="28"/>
            </w:rPr>
          </w:rPrChange>
        </w:rPr>
        <w:t>苦味</w:t>
      </w:r>
      <w:del w:id="2447" w:author="KOU IVY" w:date="2022-01-08T22:37:00Z">
        <w:r>
          <w:rPr>
            <w:rFonts w:ascii="仿宋" w:eastAsia="仿宋" w:hAnsi="仿宋" w:cs="仿宋" w:hint="eastAsia"/>
            <w:sz w:val="32"/>
            <w:szCs w:val="32"/>
            <w:rPrChange w:id="244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r>
        <w:rPr>
          <w:rFonts w:ascii="仿宋" w:eastAsia="仿宋" w:hAnsi="仿宋" w:cs="仿宋" w:hint="eastAsia"/>
          <w:sz w:val="32"/>
          <w:szCs w:val="32"/>
          <w:rPrChange w:id="2449" w:author="ASUS" w:date="2022-01-09T23:32:00Z">
            <w:rPr>
              <w:rFonts w:hint="eastAsia"/>
              <w:sz w:val="28"/>
              <w:szCs w:val="28"/>
            </w:rPr>
          </w:rPrChange>
        </w:rPr>
        <w:t>在治湿</w:t>
      </w:r>
      <w:del w:id="2450" w:author="KOU IVY" w:date="2022-01-08T22:37:00Z">
        <w:r>
          <w:rPr>
            <w:rFonts w:ascii="仿宋" w:eastAsia="仿宋" w:hAnsi="仿宋" w:cs="仿宋" w:hint="eastAsia"/>
            <w:sz w:val="32"/>
            <w:szCs w:val="32"/>
            <w:rPrChange w:id="245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当</w:delText>
        </w:r>
      </w:del>
      <w:r>
        <w:rPr>
          <w:rFonts w:ascii="仿宋" w:eastAsia="仿宋" w:hAnsi="仿宋" w:cs="仿宋" w:hint="eastAsia"/>
          <w:sz w:val="32"/>
          <w:szCs w:val="32"/>
          <w:rPrChange w:id="2452" w:author="ASUS" w:date="2022-01-09T23:32:00Z">
            <w:rPr>
              <w:rFonts w:hint="eastAsia"/>
              <w:sz w:val="28"/>
              <w:szCs w:val="28"/>
            </w:rPr>
          </w:rPrChange>
        </w:rPr>
        <w:t>中</w:t>
      </w:r>
      <w:ins w:id="2453" w:author="KOU IVY" w:date="2022-01-08T22:37:00Z">
        <w:r>
          <w:rPr>
            <w:rFonts w:ascii="仿宋" w:eastAsia="仿宋" w:hAnsi="仿宋" w:cs="仿宋" w:hint="eastAsia"/>
            <w:sz w:val="32"/>
            <w:szCs w:val="32"/>
            <w:rPrChange w:id="2454" w:author="ASUS" w:date="2022-01-09T23:32:00Z">
              <w:rPr>
                <w:rFonts w:hint="eastAsia"/>
                <w:sz w:val="28"/>
                <w:szCs w:val="28"/>
              </w:rPr>
            </w:rPrChange>
          </w:rPr>
          <w:t>的</w:t>
        </w:r>
      </w:ins>
      <w:r>
        <w:rPr>
          <w:rFonts w:ascii="仿宋" w:eastAsia="仿宋" w:hAnsi="仿宋" w:cs="仿宋" w:hint="eastAsia"/>
          <w:sz w:val="32"/>
          <w:szCs w:val="32"/>
          <w:rPrChange w:id="2455" w:author="ASUS" w:date="2022-01-09T23:32:00Z">
            <w:rPr>
              <w:rFonts w:hint="eastAsia"/>
              <w:sz w:val="28"/>
              <w:szCs w:val="28"/>
            </w:rPr>
          </w:rPrChange>
        </w:rPr>
        <w:t>作用</w:t>
      </w:r>
      <w:del w:id="2456" w:author="KOU IVY" w:date="2022-01-08T22:37:00Z">
        <w:r>
          <w:rPr>
            <w:rFonts w:ascii="仿宋" w:eastAsia="仿宋" w:hAnsi="仿宋" w:cs="仿宋" w:hint="eastAsia"/>
            <w:sz w:val="32"/>
            <w:szCs w:val="32"/>
            <w:rPrChange w:id="245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，所以你</w:delText>
        </w:r>
        <w:r>
          <w:rPr>
            <w:rFonts w:ascii="仿宋" w:eastAsia="仿宋" w:hAnsi="仿宋" w:cs="仿宋" w:hint="eastAsia"/>
            <w:sz w:val="32"/>
            <w:szCs w:val="32"/>
            <w:rPrChange w:id="2458" w:author="ASUS" w:date="2022-01-09T23:32:00Z">
              <w:rPr>
                <w:rFonts w:hint="eastAsia"/>
                <w:sz w:val="28"/>
                <w:szCs w:val="28"/>
              </w:rPr>
            </w:rPrChange>
          </w:rPr>
          <w:lastRenderedPageBreak/>
          <w:delText>们看</w:delText>
        </w:r>
      </w:del>
      <w:ins w:id="2459" w:author="KOU IVY" w:date="2022-01-08T22:37:00Z">
        <w:r>
          <w:rPr>
            <w:rFonts w:ascii="仿宋" w:eastAsia="仿宋" w:hAnsi="仿宋" w:cs="仿宋" w:hint="eastAsia"/>
            <w:sz w:val="32"/>
            <w:szCs w:val="32"/>
            <w:rPrChange w:id="2460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r>
        <w:rPr>
          <w:rFonts w:ascii="仿宋" w:eastAsia="仿宋" w:hAnsi="仿宋" w:cs="仿宋" w:hint="eastAsia"/>
          <w:sz w:val="32"/>
          <w:szCs w:val="32"/>
          <w:rPrChange w:id="2461" w:author="ASUS" w:date="2022-01-09T23:32:00Z">
            <w:rPr>
              <w:rFonts w:hint="eastAsia"/>
              <w:sz w:val="28"/>
              <w:szCs w:val="28"/>
            </w:rPr>
          </w:rPrChange>
        </w:rPr>
        <w:t>平胃散</w:t>
      </w:r>
      <w:ins w:id="2462" w:author="KOU IVY" w:date="2022-01-08T22:37:00Z">
        <w:r>
          <w:rPr>
            <w:rFonts w:ascii="仿宋" w:eastAsia="仿宋" w:hAnsi="仿宋" w:cs="仿宋" w:hint="eastAsia"/>
            <w:sz w:val="32"/>
            <w:szCs w:val="32"/>
            <w:rPrChange w:id="2463" w:author="ASUS" w:date="2022-01-09T23:32:00Z">
              <w:rPr>
                <w:rFonts w:hint="eastAsia"/>
                <w:sz w:val="28"/>
                <w:szCs w:val="28"/>
              </w:rPr>
            </w:rPrChange>
          </w:rPr>
          <w:t>的</w:t>
        </w:r>
      </w:ins>
      <w:del w:id="2464" w:author="KOU IVY" w:date="2022-01-08T22:37:00Z">
        <w:r>
          <w:rPr>
            <w:rFonts w:ascii="仿宋" w:eastAsia="仿宋" w:hAnsi="仿宋" w:cs="仿宋" w:hint="eastAsia"/>
            <w:sz w:val="32"/>
            <w:szCs w:val="32"/>
            <w:rPrChange w:id="246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r>
        <w:rPr>
          <w:rFonts w:ascii="仿宋" w:eastAsia="仿宋" w:hAnsi="仿宋" w:cs="仿宋" w:hint="eastAsia"/>
          <w:sz w:val="32"/>
          <w:szCs w:val="32"/>
          <w:rPrChange w:id="2466" w:author="ASUS" w:date="2022-01-09T23:32:00Z">
            <w:rPr>
              <w:rFonts w:hint="eastAsia"/>
              <w:sz w:val="28"/>
              <w:szCs w:val="28"/>
            </w:rPr>
          </w:rPrChange>
        </w:rPr>
        <w:t>脉象顶不顶</w:t>
      </w:r>
      <w:del w:id="2467" w:author="KOU IVY" w:date="2022-01-08T22:37:00Z">
        <w:r>
          <w:rPr>
            <w:rFonts w:ascii="仿宋" w:eastAsia="仿宋" w:hAnsi="仿宋" w:cs="仿宋" w:hint="eastAsia"/>
            <w:sz w:val="32"/>
            <w:szCs w:val="32"/>
            <w:rPrChange w:id="246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2469" w:author="KOU IVY" w:date="2022-01-08T22:37:00Z">
        <w:r>
          <w:rPr>
            <w:rFonts w:ascii="仿宋" w:eastAsia="仿宋" w:hAnsi="仿宋" w:cs="仿宋" w:hint="eastAsia"/>
            <w:sz w:val="32"/>
            <w:szCs w:val="32"/>
            <w:rPrChange w:id="2470" w:author="ASUS" w:date="2022-01-09T23:32:00Z">
              <w:rPr>
                <w:rFonts w:hint="eastAsia"/>
                <w:sz w:val="28"/>
                <w:szCs w:val="28"/>
              </w:rPr>
            </w:rPrChange>
          </w:rPr>
          <w:t>？</w:t>
        </w:r>
      </w:ins>
      <w:del w:id="2471" w:author="KOU IVY" w:date="2022-01-08T22:38:00Z">
        <w:r>
          <w:rPr>
            <w:rFonts w:ascii="仿宋" w:eastAsia="仿宋" w:hAnsi="仿宋" w:cs="仿宋" w:hint="eastAsia"/>
            <w:sz w:val="32"/>
            <w:szCs w:val="32"/>
            <w:rPrChange w:id="247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我们经常</w:delText>
        </w:r>
      </w:del>
      <w:r>
        <w:rPr>
          <w:rFonts w:ascii="仿宋" w:eastAsia="仿宋" w:hAnsi="仿宋" w:cs="仿宋" w:hint="eastAsia"/>
          <w:sz w:val="32"/>
          <w:szCs w:val="32"/>
          <w:rPrChange w:id="2473" w:author="ASUS" w:date="2022-01-09T23:32:00Z">
            <w:rPr>
              <w:rFonts w:hint="eastAsia"/>
              <w:sz w:val="28"/>
              <w:szCs w:val="28"/>
            </w:rPr>
          </w:rPrChange>
        </w:rPr>
        <w:t>治湿，湿郁</w:t>
      </w:r>
      <w:del w:id="2474" w:author="KOU IVY" w:date="2022-01-08T22:38:00Z">
        <w:r>
          <w:rPr>
            <w:rFonts w:ascii="仿宋" w:eastAsia="仿宋" w:hAnsi="仿宋" w:cs="仿宋" w:hint="eastAsia"/>
            <w:sz w:val="32"/>
            <w:szCs w:val="32"/>
            <w:rPrChange w:id="247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在哪个地方</w:delText>
        </w:r>
      </w:del>
      <w:r>
        <w:rPr>
          <w:rFonts w:ascii="仿宋" w:eastAsia="仿宋" w:hAnsi="仿宋" w:cs="仿宋" w:hint="eastAsia"/>
          <w:sz w:val="32"/>
          <w:szCs w:val="32"/>
          <w:rPrChange w:id="2476" w:author="ASUS" w:date="2022-01-09T23:32:00Z">
            <w:rPr>
              <w:rFonts w:hint="eastAsia"/>
              <w:sz w:val="28"/>
              <w:szCs w:val="28"/>
            </w:rPr>
          </w:rPrChange>
        </w:rPr>
        <w:t>容易产生</w:t>
      </w:r>
      <w:del w:id="2477" w:author="KOU IVY" w:date="2022-01-08T22:38:00Z">
        <w:r>
          <w:rPr>
            <w:rFonts w:ascii="仿宋" w:eastAsia="仿宋" w:hAnsi="仿宋" w:cs="仿宋" w:hint="eastAsia"/>
            <w:sz w:val="32"/>
            <w:szCs w:val="32"/>
            <w:rPrChange w:id="247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什么？是不是出现</w:delText>
        </w:r>
      </w:del>
      <w:r>
        <w:rPr>
          <w:rFonts w:ascii="仿宋" w:eastAsia="仿宋" w:hAnsi="仿宋" w:cs="仿宋" w:hint="eastAsia"/>
          <w:sz w:val="32"/>
          <w:szCs w:val="32"/>
          <w:rPrChange w:id="2479" w:author="ASUS" w:date="2022-01-09T23:32:00Z">
            <w:rPr>
              <w:rFonts w:hint="eastAsia"/>
              <w:sz w:val="28"/>
              <w:szCs w:val="28"/>
            </w:rPr>
          </w:rPrChange>
        </w:rPr>
        <w:t>热，</w:t>
      </w:r>
      <w:ins w:id="2480" w:author="KOU IVY" w:date="2022-01-08T22:38:00Z">
        <w:r>
          <w:rPr>
            <w:rFonts w:ascii="仿宋" w:eastAsia="仿宋" w:hAnsi="仿宋" w:cs="仿宋" w:hint="eastAsia"/>
            <w:sz w:val="32"/>
            <w:szCs w:val="32"/>
            <w:rPrChange w:id="2481" w:author="ASUS" w:date="2022-01-09T23:32:00Z">
              <w:rPr>
                <w:rFonts w:hint="eastAsia"/>
                <w:sz w:val="28"/>
                <w:szCs w:val="28"/>
              </w:rPr>
            </w:rPrChange>
          </w:rPr>
          <w:t>而</w:t>
        </w:r>
      </w:ins>
      <w:del w:id="2482" w:author="KOU IVY" w:date="2022-01-08T22:38:00Z">
        <w:r>
          <w:rPr>
            <w:rFonts w:ascii="仿宋" w:eastAsia="仿宋" w:hAnsi="仿宋" w:cs="仿宋" w:hint="eastAsia"/>
            <w:sz w:val="32"/>
            <w:szCs w:val="32"/>
            <w:rPrChange w:id="248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对，</w:delText>
        </w:r>
      </w:del>
      <w:r>
        <w:rPr>
          <w:rFonts w:ascii="仿宋" w:eastAsia="仿宋" w:hAnsi="仿宋" w:cs="仿宋" w:hint="eastAsia"/>
          <w:sz w:val="32"/>
          <w:szCs w:val="32"/>
          <w:rPrChange w:id="2484" w:author="ASUS" w:date="2022-01-09T23:32:00Z">
            <w:rPr>
              <w:rFonts w:hint="eastAsia"/>
              <w:sz w:val="28"/>
              <w:szCs w:val="28"/>
            </w:rPr>
          </w:rPrChange>
        </w:rPr>
        <w:t>湿郁</w:t>
      </w:r>
      <w:ins w:id="2485" w:author="KOU IVY" w:date="2022-01-08T22:38:00Z">
        <w:r>
          <w:rPr>
            <w:rFonts w:ascii="仿宋" w:eastAsia="仿宋" w:hAnsi="仿宋" w:cs="仿宋" w:hint="eastAsia"/>
            <w:sz w:val="32"/>
            <w:szCs w:val="32"/>
            <w:rPrChange w:id="2486" w:author="ASUS" w:date="2022-01-09T23:32:00Z">
              <w:rPr>
                <w:rFonts w:hint="eastAsia"/>
                <w:sz w:val="28"/>
                <w:szCs w:val="28"/>
              </w:rPr>
            </w:rPrChange>
          </w:rPr>
          <w:t>后</w:t>
        </w:r>
      </w:ins>
      <w:del w:id="2487" w:author="KOU IVY" w:date="2022-01-08T22:38:00Z">
        <w:r>
          <w:rPr>
            <w:rFonts w:ascii="仿宋" w:eastAsia="仿宋" w:hAnsi="仿宋" w:cs="仿宋" w:hint="eastAsia"/>
            <w:sz w:val="32"/>
            <w:szCs w:val="32"/>
            <w:rPrChange w:id="248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在哪里</w:delText>
        </w:r>
      </w:del>
      <w:r>
        <w:rPr>
          <w:rFonts w:ascii="仿宋" w:eastAsia="仿宋" w:hAnsi="仿宋" w:cs="仿宋" w:hint="eastAsia"/>
          <w:sz w:val="32"/>
          <w:szCs w:val="32"/>
          <w:rPrChange w:id="2489" w:author="ASUS" w:date="2022-01-09T23:32:00Z">
            <w:rPr>
              <w:rFonts w:hint="eastAsia"/>
              <w:sz w:val="28"/>
              <w:szCs w:val="28"/>
            </w:rPr>
          </w:rPrChange>
        </w:rPr>
        <w:t>化不了热就成饮，</w:t>
      </w:r>
      <w:del w:id="2490" w:author="KOU IVY" w:date="2022-01-08T22:39:00Z">
        <w:r>
          <w:rPr>
            <w:rFonts w:ascii="仿宋" w:eastAsia="仿宋" w:hAnsi="仿宋" w:cs="仿宋" w:hint="eastAsia"/>
            <w:sz w:val="32"/>
            <w:szCs w:val="32"/>
            <w:rPrChange w:id="249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如果一</w:delText>
        </w:r>
      </w:del>
      <w:ins w:id="2492" w:author="KOU IVY" w:date="2022-01-08T22:39:00Z">
        <w:r>
          <w:rPr>
            <w:rFonts w:ascii="仿宋" w:eastAsia="仿宋" w:hAnsi="仿宋" w:cs="仿宋" w:hint="eastAsia"/>
            <w:sz w:val="32"/>
            <w:szCs w:val="32"/>
            <w:rPrChange w:id="2493" w:author="ASUS" w:date="2022-01-09T23:32:00Z">
              <w:rPr>
                <w:rFonts w:hint="eastAsia"/>
                <w:sz w:val="28"/>
                <w:szCs w:val="28"/>
              </w:rPr>
            </w:rPrChange>
          </w:rPr>
          <w:t>湿郁</w:t>
        </w:r>
      </w:ins>
      <w:r>
        <w:rPr>
          <w:rFonts w:ascii="仿宋" w:eastAsia="仿宋" w:hAnsi="仿宋" w:cs="仿宋" w:hint="eastAsia"/>
          <w:sz w:val="32"/>
          <w:szCs w:val="32"/>
          <w:rPrChange w:id="2494" w:author="ASUS" w:date="2022-01-09T23:32:00Z">
            <w:rPr>
              <w:rFonts w:hint="eastAsia"/>
              <w:sz w:val="28"/>
              <w:szCs w:val="28"/>
            </w:rPr>
          </w:rPrChange>
        </w:rPr>
        <w:t>化热就成湿热，如果元气攻局部，就会成痰，把痰攻起来就是在找出路，利小便也是在找出路</w:t>
      </w:r>
      <w:del w:id="2495" w:author="KOU IVY" w:date="2022-01-08T22:40:00Z">
        <w:r>
          <w:rPr>
            <w:rFonts w:ascii="仿宋" w:eastAsia="仿宋" w:hAnsi="仿宋" w:cs="仿宋" w:hint="eastAsia"/>
            <w:sz w:val="32"/>
            <w:szCs w:val="32"/>
            <w:rPrChange w:id="249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（比如：</w:delText>
        </w:r>
      </w:del>
      <w:ins w:id="2497" w:author="KOU IVY" w:date="2022-01-08T22:40:00Z">
        <w:r>
          <w:rPr>
            <w:rFonts w:ascii="仿宋" w:eastAsia="仿宋" w:hAnsi="仿宋" w:cs="仿宋" w:hint="eastAsia"/>
            <w:sz w:val="32"/>
            <w:szCs w:val="32"/>
            <w:rPrChange w:id="2498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r>
        <w:rPr>
          <w:rFonts w:ascii="仿宋" w:eastAsia="仿宋" w:hAnsi="仿宋" w:cs="仿宋" w:hint="eastAsia"/>
          <w:sz w:val="32"/>
          <w:szCs w:val="32"/>
          <w:rPrChange w:id="2499" w:author="ASUS" w:date="2022-01-09T23:32:00Z">
            <w:rPr>
              <w:rFonts w:hint="eastAsia"/>
              <w:sz w:val="28"/>
              <w:szCs w:val="28"/>
            </w:rPr>
          </w:rPrChange>
        </w:rPr>
        <w:t>湿热性黄疸，利小便</w:t>
      </w:r>
      <w:ins w:id="2500" w:author="KOU IVY" w:date="2022-01-08T22:40:00Z">
        <w:r>
          <w:rPr>
            <w:rFonts w:ascii="仿宋" w:eastAsia="仿宋" w:hAnsi="仿宋" w:cs="仿宋" w:hint="eastAsia"/>
            <w:sz w:val="32"/>
            <w:szCs w:val="32"/>
            <w:rPrChange w:id="2501" w:author="ASUS" w:date="2022-01-09T23:32:00Z">
              <w:rPr>
                <w:rFonts w:hint="eastAsia"/>
                <w:sz w:val="28"/>
                <w:szCs w:val="28"/>
              </w:rPr>
            </w:rPrChange>
          </w:rPr>
          <w:t>也</w:t>
        </w:r>
      </w:ins>
      <w:del w:id="2502" w:author="KOU IVY" w:date="2022-01-08T22:40:00Z">
        <w:r>
          <w:rPr>
            <w:rFonts w:ascii="仿宋" w:eastAsia="仿宋" w:hAnsi="仿宋" w:cs="仿宋" w:hint="eastAsia"/>
            <w:sz w:val="32"/>
            <w:szCs w:val="32"/>
            <w:rPrChange w:id="250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就</w:delText>
        </w:r>
      </w:del>
      <w:r>
        <w:rPr>
          <w:rFonts w:ascii="仿宋" w:eastAsia="仿宋" w:hAnsi="仿宋" w:cs="仿宋" w:hint="eastAsia"/>
          <w:sz w:val="32"/>
          <w:szCs w:val="32"/>
          <w:rPrChange w:id="2504" w:author="ASUS" w:date="2022-01-09T23:32:00Z">
            <w:rPr>
              <w:rFonts w:hint="eastAsia"/>
              <w:sz w:val="28"/>
              <w:szCs w:val="28"/>
            </w:rPr>
          </w:rPrChange>
        </w:rPr>
        <w:t>是邪找出路</w:t>
      </w:r>
      <w:del w:id="2505" w:author="KOU IVY" w:date="2022-01-08T22:40:00Z">
        <w:r>
          <w:rPr>
            <w:rFonts w:ascii="仿宋" w:eastAsia="仿宋" w:hAnsi="仿宋" w:cs="仿宋" w:hint="eastAsia"/>
            <w:sz w:val="32"/>
            <w:szCs w:val="32"/>
            <w:rPrChange w:id="250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）你们说</w:delText>
        </w:r>
      </w:del>
      <w:ins w:id="2507" w:author="KOU IVY" w:date="2022-01-08T22:40:00Z">
        <w:r>
          <w:rPr>
            <w:rFonts w:ascii="仿宋" w:eastAsia="仿宋" w:hAnsi="仿宋" w:cs="仿宋" w:hint="eastAsia"/>
            <w:sz w:val="32"/>
            <w:szCs w:val="32"/>
            <w:rPrChange w:id="2508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r>
        <w:rPr>
          <w:rFonts w:ascii="仿宋" w:eastAsia="仿宋" w:hAnsi="仿宋" w:cs="仿宋" w:hint="eastAsia"/>
          <w:sz w:val="32"/>
          <w:szCs w:val="32"/>
          <w:rPrChange w:id="2509" w:author="ASUS" w:date="2022-01-09T23:32:00Z">
            <w:rPr>
              <w:rFonts w:hint="eastAsia"/>
              <w:sz w:val="28"/>
              <w:szCs w:val="28"/>
            </w:rPr>
          </w:rPrChange>
        </w:rPr>
        <w:t>平胃散能不能治湿热？苦能不能治热</w:t>
      </w:r>
      <w:del w:id="2510" w:author="KOU IVY" w:date="2022-01-08T22:40:00Z">
        <w:r>
          <w:rPr>
            <w:rFonts w:ascii="仿宋" w:eastAsia="仿宋" w:hAnsi="仿宋" w:cs="仿宋" w:hint="eastAsia"/>
            <w:sz w:val="32"/>
            <w:szCs w:val="32"/>
            <w:rPrChange w:id="251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2512" w:author="KOU IVY" w:date="2022-01-08T22:40:00Z">
        <w:r>
          <w:rPr>
            <w:rFonts w:ascii="仿宋" w:eastAsia="仿宋" w:hAnsi="仿宋" w:cs="仿宋" w:hint="eastAsia"/>
            <w:sz w:val="32"/>
            <w:szCs w:val="32"/>
            <w:rPrChange w:id="2513" w:author="ASUS" w:date="2022-01-09T23:32:00Z">
              <w:rPr>
                <w:rFonts w:hint="eastAsia"/>
                <w:sz w:val="28"/>
                <w:szCs w:val="28"/>
              </w:rPr>
            </w:rPrChange>
          </w:rPr>
          <w:t>？</w:t>
        </w:r>
      </w:ins>
      <w:r>
        <w:rPr>
          <w:rFonts w:ascii="仿宋" w:eastAsia="仿宋" w:hAnsi="仿宋" w:cs="仿宋" w:hint="eastAsia"/>
          <w:sz w:val="32"/>
          <w:szCs w:val="32"/>
          <w:rPrChange w:id="2514" w:author="ASUS" w:date="2022-01-09T23:32:00Z">
            <w:rPr>
              <w:rFonts w:hint="eastAsia"/>
              <w:sz w:val="28"/>
              <w:szCs w:val="28"/>
            </w:rPr>
          </w:rPrChange>
        </w:rPr>
        <w:t>能，治湿性热</w:t>
      </w:r>
      <w:del w:id="2515" w:author="KOU IVY" w:date="2022-01-08T22:41:00Z">
        <w:r>
          <w:rPr>
            <w:rFonts w:ascii="仿宋" w:eastAsia="仿宋" w:hAnsi="仿宋" w:cs="仿宋" w:hint="eastAsia"/>
            <w:sz w:val="32"/>
            <w:szCs w:val="32"/>
            <w:rPrChange w:id="251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热</w:delText>
        </w:r>
      </w:del>
      <w:r>
        <w:rPr>
          <w:rFonts w:ascii="仿宋" w:eastAsia="仿宋" w:hAnsi="仿宋" w:cs="仿宋" w:hint="eastAsia"/>
          <w:sz w:val="32"/>
          <w:szCs w:val="32"/>
          <w:rPrChange w:id="2517" w:author="ASUS" w:date="2022-01-09T23:32:00Z">
            <w:rPr>
              <w:rFonts w:hint="eastAsia"/>
              <w:sz w:val="28"/>
              <w:szCs w:val="28"/>
            </w:rPr>
          </w:rPrChange>
        </w:rPr>
        <w:t>用寒苦</w:t>
      </w:r>
      <w:del w:id="2518" w:author="KOU IVY" w:date="2022-01-08T22:41:00Z">
        <w:r>
          <w:rPr>
            <w:rFonts w:ascii="仿宋" w:eastAsia="仿宋" w:hAnsi="仿宋" w:cs="仿宋" w:hint="eastAsia"/>
            <w:sz w:val="32"/>
            <w:szCs w:val="32"/>
            <w:rPrChange w:id="251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2520" w:author="KOU IVY" w:date="2022-01-08T22:41:00Z">
        <w:r>
          <w:rPr>
            <w:rFonts w:ascii="仿宋" w:eastAsia="仿宋" w:hAnsi="仿宋" w:cs="仿宋" w:hint="eastAsia"/>
            <w:sz w:val="32"/>
            <w:szCs w:val="32"/>
            <w:rPrChange w:id="2521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r>
        <w:rPr>
          <w:rFonts w:ascii="仿宋" w:eastAsia="仿宋" w:hAnsi="仿宋" w:cs="仿宋" w:hint="eastAsia"/>
          <w:sz w:val="32"/>
          <w:szCs w:val="32"/>
          <w:rPrChange w:id="2522" w:author="ASUS" w:date="2022-01-09T23:32:00Z">
            <w:rPr>
              <w:rFonts w:hint="eastAsia"/>
              <w:sz w:val="28"/>
              <w:szCs w:val="28"/>
            </w:rPr>
          </w:rPrChange>
        </w:rPr>
        <w:t>平胃散</w:t>
      </w:r>
      <w:del w:id="2523" w:author="KOU IVY" w:date="2022-01-08T22:41:00Z">
        <w:r>
          <w:rPr>
            <w:rFonts w:ascii="仿宋" w:eastAsia="仿宋" w:hAnsi="仿宋" w:cs="仿宋" w:hint="eastAsia"/>
            <w:sz w:val="32"/>
            <w:szCs w:val="32"/>
            <w:rPrChange w:id="252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是什么</w:delText>
        </w:r>
      </w:del>
      <w:ins w:id="2525" w:author="KOU IVY" w:date="2022-01-08T22:41:00Z">
        <w:r>
          <w:rPr>
            <w:rFonts w:ascii="仿宋" w:eastAsia="仿宋" w:hAnsi="仿宋" w:cs="仿宋" w:hint="eastAsia"/>
            <w:sz w:val="32"/>
            <w:szCs w:val="32"/>
            <w:rPrChange w:id="2526" w:author="ASUS" w:date="2022-01-09T23:32:00Z">
              <w:rPr>
                <w:rFonts w:hint="eastAsia"/>
                <w:sz w:val="28"/>
                <w:szCs w:val="28"/>
              </w:rPr>
            </w:rPrChange>
          </w:rPr>
          <w:t>的</w:t>
        </w:r>
      </w:ins>
      <w:r>
        <w:rPr>
          <w:rFonts w:ascii="仿宋" w:eastAsia="仿宋" w:hAnsi="仿宋" w:cs="仿宋" w:hint="eastAsia"/>
          <w:sz w:val="32"/>
          <w:szCs w:val="32"/>
          <w:rPrChange w:id="2527" w:author="ASUS" w:date="2022-01-09T23:32:00Z">
            <w:rPr>
              <w:rFonts w:hint="eastAsia"/>
              <w:sz w:val="28"/>
              <w:szCs w:val="28"/>
            </w:rPr>
          </w:rPrChange>
        </w:rPr>
        <w:t>脉象</w:t>
      </w:r>
      <w:del w:id="2528" w:author="KOU IVY" w:date="2022-01-08T22:41:00Z">
        <w:r>
          <w:rPr>
            <w:rFonts w:ascii="仿宋" w:eastAsia="仿宋" w:hAnsi="仿宋" w:cs="仿宋" w:hint="eastAsia"/>
            <w:sz w:val="32"/>
            <w:szCs w:val="32"/>
            <w:rPrChange w:id="252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？它</w:delText>
        </w:r>
      </w:del>
      <w:ins w:id="2530" w:author="KOU IVY" w:date="2022-01-08T22:41:00Z">
        <w:r>
          <w:rPr>
            <w:rFonts w:ascii="仿宋" w:eastAsia="仿宋" w:hAnsi="仿宋" w:cs="仿宋" w:hint="eastAsia"/>
            <w:sz w:val="32"/>
            <w:szCs w:val="32"/>
            <w:rPrChange w:id="2531" w:author="ASUS" w:date="2022-01-09T23:32:00Z">
              <w:rPr>
                <w:rFonts w:hint="eastAsia"/>
                <w:sz w:val="28"/>
                <w:szCs w:val="28"/>
              </w:rPr>
            </w:rPrChange>
          </w:rPr>
          <w:t>有</w:t>
        </w:r>
      </w:ins>
      <w:r>
        <w:rPr>
          <w:rFonts w:ascii="仿宋" w:eastAsia="仿宋" w:hAnsi="仿宋" w:cs="仿宋" w:hint="eastAsia"/>
          <w:sz w:val="32"/>
          <w:szCs w:val="32"/>
          <w:rPrChange w:id="2532" w:author="ASUS" w:date="2022-01-09T23:32:00Z">
            <w:rPr>
              <w:rFonts w:hint="eastAsia"/>
              <w:sz w:val="28"/>
              <w:szCs w:val="28"/>
            </w:rPr>
          </w:rPrChange>
        </w:rPr>
        <w:t>化热没有？肯定有，但热不重，</w:t>
      </w:r>
      <w:del w:id="2533" w:author="KOU IVY" w:date="2022-01-08T22:41:00Z">
        <w:r>
          <w:rPr>
            <w:rFonts w:ascii="仿宋" w:eastAsia="仿宋" w:hAnsi="仿宋" w:cs="仿宋" w:hint="eastAsia"/>
            <w:sz w:val="32"/>
            <w:szCs w:val="32"/>
            <w:rPrChange w:id="253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是</w:delText>
        </w:r>
      </w:del>
      <w:r>
        <w:rPr>
          <w:rFonts w:ascii="仿宋" w:eastAsia="仿宋" w:hAnsi="仿宋" w:cs="仿宋" w:hint="eastAsia"/>
          <w:sz w:val="32"/>
          <w:szCs w:val="32"/>
          <w:rPrChange w:id="2535" w:author="ASUS" w:date="2022-01-09T23:32:00Z">
            <w:rPr>
              <w:rFonts w:hint="eastAsia"/>
              <w:sz w:val="28"/>
              <w:szCs w:val="28"/>
            </w:rPr>
          </w:rPrChange>
        </w:rPr>
        <w:t>以湿为主，</w:t>
      </w:r>
      <w:del w:id="2536" w:author="KOU IVY" w:date="2022-01-08T22:42:00Z">
        <w:r>
          <w:rPr>
            <w:rFonts w:ascii="仿宋" w:eastAsia="仿宋" w:hAnsi="仿宋" w:cs="仿宋" w:hint="eastAsia"/>
            <w:sz w:val="32"/>
            <w:szCs w:val="32"/>
            <w:rPrChange w:id="253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所以热</w:delText>
        </w:r>
      </w:del>
      <w:r>
        <w:rPr>
          <w:rFonts w:ascii="仿宋" w:eastAsia="仿宋" w:hAnsi="仿宋" w:cs="仿宋" w:hint="eastAsia"/>
          <w:sz w:val="32"/>
          <w:szCs w:val="32"/>
          <w:rPrChange w:id="2538" w:author="ASUS" w:date="2022-01-09T23:32:00Z">
            <w:rPr>
              <w:rFonts w:hint="eastAsia"/>
              <w:sz w:val="28"/>
              <w:szCs w:val="28"/>
            </w:rPr>
          </w:rPrChange>
        </w:rPr>
        <w:t>因而湿生</w:t>
      </w:r>
      <w:ins w:id="2539" w:author="KOU IVY" w:date="2022-01-08T22:42:00Z">
        <w:r>
          <w:rPr>
            <w:rFonts w:ascii="仿宋" w:eastAsia="仿宋" w:hAnsi="仿宋" w:cs="仿宋" w:hint="eastAsia"/>
            <w:sz w:val="32"/>
            <w:szCs w:val="32"/>
            <w:rPrChange w:id="2540" w:author="ASUS" w:date="2022-01-09T23:32:00Z">
              <w:rPr>
                <w:rFonts w:hint="eastAsia"/>
                <w:sz w:val="28"/>
                <w:szCs w:val="28"/>
              </w:rPr>
            </w:rPrChange>
          </w:rPr>
          <w:t>热</w:t>
        </w:r>
      </w:ins>
      <w:del w:id="2541" w:author="KOU IVY" w:date="2022-01-08T22:42:00Z">
        <w:r>
          <w:rPr>
            <w:rFonts w:ascii="仿宋" w:eastAsia="仿宋" w:hAnsi="仿宋" w:cs="仿宋" w:hint="eastAsia"/>
            <w:sz w:val="32"/>
            <w:szCs w:val="32"/>
            <w:rPrChange w:id="254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2543" w:author="KOU IVY" w:date="2022-01-08T22:42:00Z">
        <w:r>
          <w:rPr>
            <w:rFonts w:ascii="仿宋" w:eastAsia="仿宋" w:hAnsi="仿宋" w:cs="仿宋" w:hint="eastAsia"/>
            <w:sz w:val="32"/>
            <w:szCs w:val="32"/>
            <w:rPrChange w:id="2544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r>
        <w:rPr>
          <w:rFonts w:ascii="仿宋" w:eastAsia="仿宋" w:hAnsi="仿宋" w:cs="仿宋" w:hint="eastAsia"/>
          <w:sz w:val="32"/>
          <w:szCs w:val="32"/>
          <w:rPrChange w:id="2545" w:author="ASUS" w:date="2022-01-09T23:32:00Z">
            <w:rPr>
              <w:rFonts w:hint="eastAsia"/>
              <w:sz w:val="28"/>
              <w:szCs w:val="28"/>
            </w:rPr>
          </w:rPrChange>
        </w:rPr>
        <w:t>苍术</w:t>
      </w:r>
      <w:del w:id="2546" w:author="KOU IVY" w:date="2022-01-08T22:42:00Z">
        <w:r>
          <w:rPr>
            <w:rFonts w:ascii="仿宋" w:eastAsia="仿宋" w:hAnsi="仿宋" w:cs="仿宋" w:hint="eastAsia"/>
            <w:sz w:val="32"/>
            <w:szCs w:val="32"/>
            <w:rPrChange w:id="254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一个</w:delText>
        </w:r>
      </w:del>
      <w:ins w:id="2548" w:author="KOU IVY" w:date="2022-01-08T22:42:00Z">
        <w:r>
          <w:rPr>
            <w:rFonts w:ascii="仿宋" w:eastAsia="仿宋" w:hAnsi="仿宋" w:cs="仿宋" w:hint="eastAsia"/>
            <w:sz w:val="32"/>
            <w:szCs w:val="32"/>
            <w:rPrChange w:id="2549" w:author="ASUS" w:date="2022-01-09T23:32:00Z">
              <w:rPr>
                <w:rFonts w:hint="eastAsia"/>
                <w:sz w:val="28"/>
                <w:szCs w:val="28"/>
              </w:rPr>
            </w:rPrChange>
          </w:rPr>
          <w:t>的</w:t>
        </w:r>
      </w:ins>
      <w:del w:id="2550" w:author="KOU IVY" w:date="2022-01-08T22:42:00Z">
        <w:r>
          <w:rPr>
            <w:rFonts w:ascii="仿宋" w:eastAsia="仿宋" w:hAnsi="仿宋" w:cs="仿宋" w:hint="eastAsia"/>
            <w:sz w:val="32"/>
            <w:szCs w:val="32"/>
            <w:rPrChange w:id="255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“</w:delText>
        </w:r>
      </w:del>
      <w:r>
        <w:rPr>
          <w:rFonts w:ascii="仿宋" w:eastAsia="仿宋" w:hAnsi="仿宋" w:cs="仿宋" w:hint="eastAsia"/>
          <w:sz w:val="32"/>
          <w:szCs w:val="32"/>
          <w:rPrChange w:id="2552" w:author="ASUS" w:date="2022-01-09T23:32:00Z">
            <w:rPr>
              <w:rFonts w:hint="eastAsia"/>
              <w:sz w:val="28"/>
              <w:szCs w:val="28"/>
            </w:rPr>
          </w:rPrChange>
        </w:rPr>
        <w:t>苍</w:t>
      </w:r>
      <w:del w:id="2553" w:author="KOU IVY" w:date="2022-01-08T22:42:00Z">
        <w:r>
          <w:rPr>
            <w:rFonts w:ascii="仿宋" w:eastAsia="仿宋" w:hAnsi="仿宋" w:cs="仿宋" w:hint="eastAsia"/>
            <w:sz w:val="32"/>
            <w:szCs w:val="32"/>
            <w:rPrChange w:id="255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”</w:delText>
        </w:r>
      </w:del>
      <w:ins w:id="2555" w:author="KOU IVY" w:date="2022-01-08T22:42:00Z">
        <w:r>
          <w:rPr>
            <w:rFonts w:ascii="仿宋" w:eastAsia="仿宋" w:hAnsi="仿宋" w:cs="仿宋" w:hint="eastAsia"/>
            <w:sz w:val="32"/>
            <w:szCs w:val="32"/>
            <w:rPrChange w:id="2556" w:author="ASUS" w:date="2022-01-09T23:32:00Z">
              <w:rPr>
                <w:rFonts w:hint="eastAsia"/>
                <w:sz w:val="28"/>
                <w:szCs w:val="28"/>
              </w:rPr>
            </w:rPrChange>
          </w:rPr>
          <w:t>字</w:t>
        </w:r>
      </w:ins>
      <w:del w:id="2557" w:author="KOU IVY" w:date="2022-01-08T22:43:00Z">
        <w:r>
          <w:rPr>
            <w:rFonts w:ascii="仿宋" w:eastAsia="仿宋" w:hAnsi="仿宋" w:cs="仿宋" w:hint="eastAsia"/>
            <w:sz w:val="32"/>
            <w:szCs w:val="32"/>
            <w:rPrChange w:id="255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说明什么问题</w:delText>
        </w:r>
      </w:del>
      <w:ins w:id="2559" w:author="KOU IVY" w:date="2022-01-08T22:43:00Z">
        <w:r>
          <w:rPr>
            <w:rFonts w:ascii="仿宋" w:eastAsia="仿宋" w:hAnsi="仿宋" w:cs="仿宋" w:hint="eastAsia"/>
            <w:sz w:val="32"/>
            <w:szCs w:val="32"/>
            <w:rPrChange w:id="2560" w:author="ASUS" w:date="2022-01-09T23:32:00Z">
              <w:rPr>
                <w:rFonts w:hint="eastAsia"/>
                <w:sz w:val="28"/>
                <w:szCs w:val="28"/>
              </w:rPr>
            </w:rPrChange>
          </w:rPr>
          <w:t>何意</w:t>
        </w:r>
      </w:ins>
      <w:r>
        <w:rPr>
          <w:rFonts w:ascii="仿宋" w:eastAsia="仿宋" w:hAnsi="仿宋" w:cs="仿宋" w:hint="eastAsia"/>
          <w:sz w:val="32"/>
          <w:szCs w:val="32"/>
          <w:rPrChange w:id="2561" w:author="ASUS" w:date="2022-01-09T23:32:00Z">
            <w:rPr>
              <w:rFonts w:hint="eastAsia"/>
              <w:sz w:val="28"/>
              <w:szCs w:val="28"/>
            </w:rPr>
          </w:rPrChange>
        </w:rPr>
        <w:t>？苍是东方，所以苍术为什么能解表？</w:t>
      </w:r>
      <w:ins w:id="2562" w:author="KOU IVY" w:date="2022-01-08T22:43:00Z">
        <w:r>
          <w:rPr>
            <w:rFonts w:ascii="仿宋" w:eastAsia="仿宋" w:hAnsi="仿宋" w:cs="仿宋" w:hint="eastAsia"/>
            <w:sz w:val="32"/>
            <w:szCs w:val="32"/>
            <w:rPrChange w:id="2563" w:author="ASUS" w:date="2022-01-09T23:32:00Z">
              <w:rPr>
                <w:rFonts w:hint="eastAsia"/>
                <w:sz w:val="28"/>
                <w:szCs w:val="28"/>
              </w:rPr>
            </w:rPrChange>
          </w:rPr>
          <w:t>用</w:t>
        </w:r>
      </w:ins>
      <w:r>
        <w:rPr>
          <w:rFonts w:ascii="仿宋" w:eastAsia="仿宋" w:hAnsi="仿宋" w:cs="仿宋" w:hint="eastAsia"/>
          <w:sz w:val="32"/>
          <w:szCs w:val="32"/>
          <w:rPrChange w:id="2564" w:author="ASUS" w:date="2022-01-09T23:32:00Z">
            <w:rPr>
              <w:rFonts w:hint="eastAsia"/>
              <w:sz w:val="28"/>
              <w:szCs w:val="28"/>
            </w:rPr>
          </w:rPrChange>
        </w:rPr>
        <w:t>象思维</w:t>
      </w:r>
      <w:del w:id="2565" w:author="KOU IVY" w:date="2022-01-08T22:43:00Z">
        <w:r>
          <w:rPr>
            <w:rFonts w:ascii="仿宋" w:eastAsia="仿宋" w:hAnsi="仿宋" w:cs="仿宋" w:hint="eastAsia"/>
            <w:sz w:val="32"/>
            <w:szCs w:val="32"/>
            <w:rPrChange w:id="256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出</w:delText>
        </w:r>
      </w:del>
      <w:r>
        <w:rPr>
          <w:rFonts w:ascii="仿宋" w:eastAsia="仿宋" w:hAnsi="仿宋" w:cs="仿宋" w:hint="eastAsia"/>
          <w:sz w:val="32"/>
          <w:szCs w:val="32"/>
          <w:rPrChange w:id="2567" w:author="ASUS" w:date="2022-01-09T23:32:00Z">
            <w:rPr>
              <w:rFonts w:hint="eastAsia"/>
              <w:sz w:val="28"/>
              <w:szCs w:val="28"/>
            </w:rPr>
          </w:rPrChange>
        </w:rPr>
        <w:t>来</w:t>
      </w:r>
      <w:ins w:id="2568" w:author="KOU IVY" w:date="2022-01-08T22:43:00Z">
        <w:r>
          <w:rPr>
            <w:rFonts w:ascii="仿宋" w:eastAsia="仿宋" w:hAnsi="仿宋" w:cs="仿宋" w:hint="eastAsia"/>
            <w:sz w:val="32"/>
            <w:szCs w:val="32"/>
            <w:rPrChange w:id="2569" w:author="ASUS" w:date="2022-01-09T23:32:00Z">
              <w:rPr>
                <w:rFonts w:hint="eastAsia"/>
                <w:sz w:val="28"/>
                <w:szCs w:val="28"/>
              </w:rPr>
            </w:rPrChange>
          </w:rPr>
          <w:t>看</w:t>
        </w:r>
      </w:ins>
      <w:r>
        <w:rPr>
          <w:rFonts w:ascii="仿宋" w:eastAsia="仿宋" w:hAnsi="仿宋" w:cs="仿宋" w:hint="eastAsia"/>
          <w:sz w:val="32"/>
          <w:szCs w:val="32"/>
          <w:rPrChange w:id="2570" w:author="ASUS" w:date="2022-01-09T23:32:00Z">
            <w:rPr>
              <w:rFonts w:hint="eastAsia"/>
              <w:sz w:val="28"/>
              <w:szCs w:val="28"/>
            </w:rPr>
          </w:rPrChange>
        </w:rPr>
        <w:t>，湿气郁在一个地方，引起气机的生发不畅，苍术就有</w:t>
      </w:r>
      <w:del w:id="2571" w:author="KOU IVY" w:date="2022-01-08T22:43:00Z">
        <w:r>
          <w:rPr>
            <w:rFonts w:ascii="仿宋" w:eastAsia="仿宋" w:hAnsi="仿宋" w:cs="仿宋" w:hint="eastAsia"/>
            <w:sz w:val="32"/>
            <w:szCs w:val="32"/>
            <w:rPrChange w:id="257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作</w:delText>
        </w:r>
      </w:del>
      <w:r>
        <w:rPr>
          <w:rFonts w:ascii="仿宋" w:eastAsia="仿宋" w:hAnsi="仿宋" w:cs="仿宋" w:hint="eastAsia"/>
          <w:sz w:val="32"/>
          <w:szCs w:val="32"/>
          <w:rPrChange w:id="2573" w:author="ASUS" w:date="2022-01-09T23:32:00Z">
            <w:rPr>
              <w:rFonts w:hint="eastAsia"/>
              <w:sz w:val="28"/>
              <w:szCs w:val="28"/>
            </w:rPr>
          </w:rPrChange>
        </w:rPr>
        <w:t>用了，苍术</w:t>
      </w:r>
      <w:ins w:id="2574" w:author="KOU IVY" w:date="2022-01-08T22:44:00Z">
        <w:r>
          <w:rPr>
            <w:rFonts w:ascii="仿宋" w:eastAsia="仿宋" w:hAnsi="仿宋" w:cs="仿宋" w:hint="eastAsia"/>
            <w:sz w:val="32"/>
            <w:szCs w:val="32"/>
            <w:rPrChange w:id="2575" w:author="ASUS" w:date="2022-01-09T23:32:00Z">
              <w:rPr>
                <w:rFonts w:hint="eastAsia"/>
                <w:sz w:val="28"/>
                <w:szCs w:val="28"/>
              </w:rPr>
            </w:rPrChange>
          </w:rPr>
          <w:t>很矛盾，</w:t>
        </w:r>
      </w:ins>
      <w:r>
        <w:rPr>
          <w:rFonts w:ascii="仿宋" w:eastAsia="仿宋" w:hAnsi="仿宋" w:cs="仿宋" w:hint="eastAsia"/>
          <w:sz w:val="32"/>
          <w:szCs w:val="32"/>
          <w:rPrChange w:id="2576" w:author="ASUS" w:date="2022-01-09T23:32:00Z">
            <w:rPr>
              <w:rFonts w:hint="eastAsia"/>
              <w:sz w:val="28"/>
              <w:szCs w:val="28"/>
            </w:rPr>
          </w:rPrChange>
        </w:rPr>
        <w:t>有苦味</w:t>
      </w:r>
      <w:del w:id="2577" w:author="KOU IVY" w:date="2022-01-08T22:44:00Z">
        <w:r>
          <w:rPr>
            <w:rFonts w:ascii="仿宋" w:eastAsia="仿宋" w:hAnsi="仿宋" w:cs="仿宋" w:hint="eastAsia"/>
            <w:sz w:val="32"/>
            <w:szCs w:val="32"/>
            <w:rPrChange w:id="257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，很矛盾，</w:delText>
        </w:r>
      </w:del>
      <w:ins w:id="2579" w:author="KOU IVY" w:date="2022-01-08T22:44:00Z">
        <w:r>
          <w:rPr>
            <w:rFonts w:ascii="仿宋" w:eastAsia="仿宋" w:hAnsi="仿宋" w:cs="仿宋" w:hint="eastAsia"/>
            <w:sz w:val="32"/>
            <w:szCs w:val="32"/>
            <w:rPrChange w:id="2580" w:author="ASUS" w:date="2022-01-09T23:32:00Z">
              <w:rPr>
                <w:rFonts w:hint="eastAsia"/>
                <w:sz w:val="28"/>
                <w:szCs w:val="28"/>
              </w:rPr>
            </w:rPrChange>
          </w:rPr>
          <w:t>属</w:t>
        </w:r>
      </w:ins>
      <w:del w:id="2581" w:author="KOU IVY" w:date="2022-01-08T22:44:00Z">
        <w:r>
          <w:rPr>
            <w:rFonts w:ascii="仿宋" w:eastAsia="仿宋" w:hAnsi="仿宋" w:cs="仿宋" w:hint="eastAsia"/>
            <w:sz w:val="32"/>
            <w:szCs w:val="32"/>
            <w:rPrChange w:id="258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又</w:delText>
        </w:r>
      </w:del>
      <w:r>
        <w:rPr>
          <w:rFonts w:ascii="仿宋" w:eastAsia="仿宋" w:hAnsi="仿宋" w:cs="仿宋" w:hint="eastAsia"/>
          <w:sz w:val="32"/>
          <w:szCs w:val="32"/>
          <w:rPrChange w:id="2583" w:author="ASUS" w:date="2022-01-09T23:32:00Z">
            <w:rPr>
              <w:rFonts w:hint="eastAsia"/>
              <w:sz w:val="28"/>
              <w:szCs w:val="28"/>
            </w:rPr>
          </w:rPrChange>
        </w:rPr>
        <w:t>降，</w:t>
      </w:r>
      <w:ins w:id="2584" w:author="KOU IVY" w:date="2022-01-08T22:44:00Z">
        <w:r>
          <w:rPr>
            <w:rFonts w:ascii="仿宋" w:eastAsia="仿宋" w:hAnsi="仿宋" w:cs="仿宋" w:hint="eastAsia"/>
            <w:sz w:val="32"/>
            <w:szCs w:val="32"/>
            <w:rPrChange w:id="2585" w:author="ASUS" w:date="2022-01-09T23:32:00Z">
              <w:rPr>
                <w:rFonts w:hint="eastAsia"/>
                <w:sz w:val="28"/>
                <w:szCs w:val="28"/>
              </w:rPr>
            </w:rPrChange>
          </w:rPr>
          <w:t>又辛</w:t>
        </w:r>
      </w:ins>
      <w:r>
        <w:rPr>
          <w:rFonts w:ascii="仿宋" w:eastAsia="仿宋" w:hAnsi="仿宋" w:cs="仿宋" w:hint="eastAsia"/>
          <w:sz w:val="32"/>
          <w:szCs w:val="32"/>
          <w:rPrChange w:id="2586" w:author="ASUS" w:date="2022-01-09T23:32:00Z">
            <w:rPr>
              <w:rFonts w:hint="eastAsia"/>
              <w:sz w:val="28"/>
              <w:szCs w:val="28"/>
            </w:rPr>
          </w:rPrChange>
        </w:rPr>
        <w:t>味</w:t>
      </w:r>
      <w:del w:id="2587" w:author="KOU IVY" w:date="2022-01-08T22:44:00Z">
        <w:r>
          <w:rPr>
            <w:rFonts w:ascii="仿宋" w:eastAsia="仿宋" w:hAnsi="仿宋" w:cs="仿宋" w:hint="eastAsia"/>
            <w:sz w:val="32"/>
            <w:szCs w:val="32"/>
            <w:rPrChange w:id="258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辛又</w:delText>
        </w:r>
      </w:del>
      <w:r>
        <w:rPr>
          <w:rFonts w:ascii="仿宋" w:eastAsia="仿宋" w:hAnsi="仿宋" w:cs="仿宋" w:hint="eastAsia"/>
          <w:sz w:val="32"/>
          <w:szCs w:val="32"/>
          <w:rPrChange w:id="2589" w:author="ASUS" w:date="2022-01-09T23:32:00Z">
            <w:rPr>
              <w:rFonts w:hint="eastAsia"/>
              <w:sz w:val="28"/>
              <w:szCs w:val="28"/>
            </w:rPr>
          </w:rPrChange>
        </w:rPr>
        <w:t>重，它</w:t>
      </w:r>
      <w:del w:id="2590" w:author="KOU IVY" w:date="2022-01-08T22:45:00Z">
        <w:r>
          <w:rPr>
            <w:rFonts w:ascii="仿宋" w:eastAsia="仿宋" w:hAnsi="仿宋" w:cs="仿宋" w:hint="eastAsia"/>
            <w:sz w:val="32"/>
            <w:szCs w:val="32"/>
            <w:rPrChange w:id="259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是</w:delText>
        </w:r>
      </w:del>
      <w:r>
        <w:rPr>
          <w:rFonts w:ascii="仿宋" w:eastAsia="仿宋" w:hAnsi="仿宋" w:cs="仿宋" w:hint="eastAsia"/>
          <w:sz w:val="32"/>
          <w:szCs w:val="32"/>
          <w:rPrChange w:id="2592" w:author="ASUS" w:date="2022-01-09T23:32:00Z">
            <w:rPr>
              <w:rFonts w:hint="eastAsia"/>
              <w:sz w:val="28"/>
              <w:szCs w:val="28"/>
            </w:rPr>
          </w:rPrChange>
        </w:rPr>
        <w:t>苦味和辛味并重</w:t>
      </w:r>
      <w:del w:id="2593" w:author="KOU IVY" w:date="2022-01-08T22:45:00Z">
        <w:r>
          <w:rPr>
            <w:rFonts w:ascii="仿宋" w:eastAsia="仿宋" w:hAnsi="仿宋" w:cs="仿宋" w:hint="eastAsia"/>
            <w:sz w:val="32"/>
            <w:szCs w:val="32"/>
            <w:rPrChange w:id="259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的一味药</w:delText>
        </w:r>
      </w:del>
      <w:r>
        <w:rPr>
          <w:rFonts w:ascii="仿宋" w:eastAsia="仿宋" w:hAnsi="仿宋" w:cs="仿宋" w:hint="eastAsia"/>
          <w:sz w:val="32"/>
          <w:szCs w:val="32"/>
          <w:rPrChange w:id="2595" w:author="ASUS" w:date="2022-01-09T23:32:00Z">
            <w:rPr>
              <w:rFonts w:hint="eastAsia"/>
              <w:sz w:val="28"/>
              <w:szCs w:val="28"/>
            </w:rPr>
          </w:rPrChange>
        </w:rPr>
        <w:t>，气雄，</w:t>
      </w:r>
      <w:ins w:id="2596" w:author="KOU IVY" w:date="2022-01-08T22:45:00Z">
        <w:r>
          <w:rPr>
            <w:rFonts w:ascii="仿宋" w:eastAsia="仿宋" w:hAnsi="仿宋" w:cs="仿宋" w:hint="eastAsia"/>
            <w:sz w:val="32"/>
            <w:szCs w:val="32"/>
            <w:rPrChange w:id="2597" w:author="ASUS" w:date="2022-01-09T23:32:00Z">
              <w:rPr>
                <w:rFonts w:hint="eastAsia"/>
                <w:sz w:val="28"/>
                <w:szCs w:val="28"/>
              </w:rPr>
            </w:rPrChange>
          </w:rPr>
          <w:t>其</w:t>
        </w:r>
      </w:ins>
      <w:del w:id="2598" w:author="KOU IVY" w:date="2022-01-08T22:45:00Z">
        <w:r>
          <w:rPr>
            <w:rFonts w:ascii="仿宋" w:eastAsia="仿宋" w:hAnsi="仿宋" w:cs="仿宋" w:hint="eastAsia"/>
            <w:sz w:val="32"/>
            <w:szCs w:val="32"/>
            <w:rPrChange w:id="259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它的</w:delText>
        </w:r>
      </w:del>
      <w:r>
        <w:rPr>
          <w:rFonts w:ascii="仿宋" w:eastAsia="仿宋" w:hAnsi="仿宋" w:cs="仿宋" w:hint="eastAsia"/>
          <w:sz w:val="32"/>
          <w:szCs w:val="32"/>
          <w:rPrChange w:id="2600" w:author="ASUS" w:date="2022-01-09T23:32:00Z">
            <w:rPr>
              <w:rFonts w:hint="eastAsia"/>
              <w:sz w:val="28"/>
              <w:szCs w:val="28"/>
            </w:rPr>
          </w:rPrChange>
        </w:rPr>
        <w:t>通窜力很强和川</w:t>
      </w:r>
      <w:ins w:id="2601" w:author="KOU IVY" w:date="2022-01-08T22:45:00Z">
        <w:r>
          <w:rPr>
            <w:rFonts w:ascii="仿宋" w:eastAsia="仿宋" w:hAnsi="仿宋" w:cs="仿宋" w:hint="eastAsia"/>
            <w:sz w:val="32"/>
            <w:szCs w:val="32"/>
            <w:rPrChange w:id="2602" w:author="ASUS" w:date="2022-01-09T23:32:00Z">
              <w:rPr>
                <w:rFonts w:hint="eastAsia"/>
                <w:sz w:val="28"/>
                <w:szCs w:val="28"/>
              </w:rPr>
            </w:rPrChange>
          </w:rPr>
          <w:t>芎</w:t>
        </w:r>
      </w:ins>
      <w:del w:id="2603" w:author="KOU IVY" w:date="2022-01-08T22:45:00Z">
        <w:r>
          <w:rPr>
            <w:rFonts w:ascii="仿宋" w:eastAsia="仿宋" w:hAnsi="仿宋" w:cs="仿宋" w:hint="eastAsia"/>
            <w:sz w:val="32"/>
            <w:szCs w:val="32"/>
            <w:rPrChange w:id="260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穹</w:delText>
        </w:r>
      </w:del>
      <w:r>
        <w:rPr>
          <w:rFonts w:ascii="仿宋" w:eastAsia="仿宋" w:hAnsi="仿宋" w:cs="仿宋" w:hint="eastAsia"/>
          <w:sz w:val="32"/>
          <w:szCs w:val="32"/>
          <w:rPrChange w:id="2605" w:author="ASUS" w:date="2022-01-09T23:32:00Z">
            <w:rPr>
              <w:rFonts w:hint="eastAsia"/>
              <w:sz w:val="28"/>
              <w:szCs w:val="28"/>
            </w:rPr>
          </w:rPrChange>
        </w:rPr>
        <w:t>差不多，但苦味比川</w:t>
      </w:r>
      <w:del w:id="2606" w:author="KOU IVY" w:date="2022-01-08T22:45:00Z">
        <w:r>
          <w:rPr>
            <w:rFonts w:ascii="仿宋" w:eastAsia="仿宋" w:hAnsi="仿宋" w:cs="仿宋" w:hint="eastAsia"/>
            <w:sz w:val="32"/>
            <w:szCs w:val="32"/>
            <w:rPrChange w:id="260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穹</w:delText>
        </w:r>
      </w:del>
      <w:ins w:id="2608" w:author="KOU IVY" w:date="2022-01-08T22:45:00Z">
        <w:r>
          <w:rPr>
            <w:rFonts w:ascii="仿宋" w:eastAsia="仿宋" w:hAnsi="仿宋" w:cs="仿宋" w:hint="eastAsia"/>
            <w:sz w:val="32"/>
            <w:szCs w:val="32"/>
            <w:rPrChange w:id="2609" w:author="ASUS" w:date="2022-01-09T23:32:00Z">
              <w:rPr>
                <w:rFonts w:hint="eastAsia"/>
                <w:sz w:val="28"/>
                <w:szCs w:val="28"/>
              </w:rPr>
            </w:rPrChange>
          </w:rPr>
          <w:t>芎</w:t>
        </w:r>
      </w:ins>
      <w:r>
        <w:rPr>
          <w:rFonts w:ascii="仿宋" w:eastAsia="仿宋" w:hAnsi="仿宋" w:cs="仿宋" w:hint="eastAsia"/>
          <w:sz w:val="32"/>
          <w:szCs w:val="32"/>
          <w:rPrChange w:id="2610" w:author="ASUS" w:date="2022-01-09T23:32:00Z">
            <w:rPr>
              <w:rFonts w:hint="eastAsia"/>
              <w:sz w:val="28"/>
              <w:szCs w:val="28"/>
            </w:rPr>
          </w:rPrChange>
        </w:rPr>
        <w:t>重，</w:t>
      </w:r>
      <w:del w:id="2611" w:author="KOU IVY" w:date="2022-01-08T22:46:00Z">
        <w:r>
          <w:rPr>
            <w:rFonts w:ascii="仿宋" w:eastAsia="仿宋" w:hAnsi="仿宋" w:cs="仿宋" w:hint="eastAsia"/>
            <w:sz w:val="32"/>
            <w:szCs w:val="32"/>
            <w:rPrChange w:id="261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还有它</w:delText>
        </w:r>
      </w:del>
      <w:ins w:id="2613" w:author="KOU IVY" w:date="2022-01-08T22:46:00Z">
        <w:r>
          <w:rPr>
            <w:rFonts w:ascii="仿宋" w:eastAsia="仿宋" w:hAnsi="仿宋" w:cs="仿宋" w:hint="eastAsia"/>
            <w:sz w:val="32"/>
            <w:szCs w:val="32"/>
            <w:rPrChange w:id="2614" w:author="ASUS" w:date="2022-01-09T23:32:00Z">
              <w:rPr>
                <w:rFonts w:hint="eastAsia"/>
                <w:sz w:val="28"/>
                <w:szCs w:val="28"/>
              </w:rPr>
            </w:rPrChange>
          </w:rPr>
          <w:t>其</w:t>
        </w:r>
      </w:ins>
      <w:del w:id="2615" w:author="KOU IVY" w:date="2022-01-08T22:46:00Z">
        <w:r>
          <w:rPr>
            <w:rFonts w:ascii="仿宋" w:eastAsia="仿宋" w:hAnsi="仿宋" w:cs="仿宋" w:hint="eastAsia"/>
            <w:sz w:val="32"/>
            <w:szCs w:val="32"/>
            <w:rPrChange w:id="261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气</w:delText>
        </w:r>
      </w:del>
      <w:r>
        <w:rPr>
          <w:rFonts w:ascii="仿宋" w:eastAsia="仿宋" w:hAnsi="仿宋" w:cs="仿宋" w:hint="eastAsia"/>
          <w:sz w:val="32"/>
          <w:szCs w:val="32"/>
          <w:rPrChange w:id="2617" w:author="ASUS" w:date="2022-01-09T23:32:00Z">
            <w:rPr>
              <w:rFonts w:hint="eastAsia"/>
              <w:sz w:val="28"/>
              <w:szCs w:val="28"/>
            </w:rPr>
          </w:rPrChange>
        </w:rPr>
        <w:t>色苍，通的能力比白术强</w:t>
      </w:r>
      <w:del w:id="2618" w:author="KOU IVY" w:date="2022-01-08T22:46:00Z">
        <w:r>
          <w:rPr>
            <w:rFonts w:ascii="仿宋" w:eastAsia="仿宋" w:hAnsi="仿宋" w:cs="仿宋" w:hint="eastAsia"/>
            <w:sz w:val="32"/>
            <w:szCs w:val="32"/>
            <w:rPrChange w:id="261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，我们经常说</w:delText>
        </w:r>
      </w:del>
      <w:ins w:id="2620" w:author="KOU IVY" w:date="2022-01-08T22:46:00Z">
        <w:r>
          <w:rPr>
            <w:rFonts w:ascii="仿宋" w:eastAsia="仿宋" w:hAnsi="仿宋" w:cs="仿宋" w:hint="eastAsia"/>
            <w:sz w:val="32"/>
            <w:szCs w:val="32"/>
            <w:rPrChange w:id="2621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r>
        <w:rPr>
          <w:rFonts w:ascii="仿宋" w:eastAsia="仿宋" w:hAnsi="仿宋" w:cs="仿宋" w:hint="eastAsia"/>
          <w:sz w:val="32"/>
          <w:szCs w:val="32"/>
          <w:rPrChange w:id="2622" w:author="ASUS" w:date="2022-01-09T23:32:00Z">
            <w:rPr>
              <w:rFonts w:hint="eastAsia"/>
              <w:sz w:val="28"/>
              <w:szCs w:val="28"/>
            </w:rPr>
          </w:rPrChange>
        </w:rPr>
        <w:t>白术</w:t>
      </w:r>
      <w:ins w:id="2623" w:author="KOU IVY" w:date="2022-01-08T22:46:00Z">
        <w:r>
          <w:rPr>
            <w:rFonts w:ascii="仿宋" w:eastAsia="仿宋" w:hAnsi="仿宋" w:cs="仿宋" w:hint="eastAsia"/>
            <w:sz w:val="32"/>
            <w:szCs w:val="32"/>
            <w:rPrChange w:id="2624" w:author="ASUS" w:date="2022-01-09T23:32:00Z">
              <w:rPr>
                <w:rFonts w:hint="eastAsia"/>
                <w:sz w:val="28"/>
                <w:szCs w:val="28"/>
              </w:rPr>
            </w:rPrChange>
          </w:rPr>
          <w:t>是</w:t>
        </w:r>
      </w:ins>
      <w:r>
        <w:rPr>
          <w:rFonts w:ascii="仿宋" w:eastAsia="仿宋" w:hAnsi="仿宋" w:cs="仿宋" w:hint="eastAsia"/>
          <w:sz w:val="32"/>
          <w:szCs w:val="32"/>
          <w:rPrChange w:id="2625" w:author="ASUS" w:date="2022-01-09T23:32:00Z">
            <w:rPr>
              <w:rFonts w:hint="eastAsia"/>
              <w:sz w:val="28"/>
              <w:szCs w:val="28"/>
            </w:rPr>
          </w:rPrChange>
        </w:rPr>
        <w:t>化湿，</w:t>
      </w:r>
      <w:del w:id="2626" w:author="KOU IVY" w:date="2022-01-08T22:46:00Z">
        <w:r>
          <w:rPr>
            <w:rFonts w:ascii="仿宋" w:eastAsia="仿宋" w:hAnsi="仿宋" w:cs="仿宋" w:hint="eastAsia"/>
            <w:sz w:val="32"/>
            <w:szCs w:val="32"/>
            <w:rPrChange w:id="262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说明白术</w:delText>
        </w:r>
      </w:del>
      <w:r>
        <w:rPr>
          <w:rFonts w:ascii="仿宋" w:eastAsia="仿宋" w:hAnsi="仿宋" w:cs="仿宋" w:hint="eastAsia"/>
          <w:sz w:val="32"/>
          <w:szCs w:val="32"/>
          <w:rPrChange w:id="2628" w:author="ASUS" w:date="2022-01-09T23:32:00Z">
            <w:rPr>
              <w:rFonts w:hint="eastAsia"/>
              <w:sz w:val="28"/>
              <w:szCs w:val="28"/>
            </w:rPr>
          </w:rPrChange>
        </w:rPr>
        <w:t>比较温和，为什么</w:t>
      </w:r>
      <w:del w:id="2629" w:author="KOU IVY" w:date="2022-01-08T22:47:00Z">
        <w:r>
          <w:rPr>
            <w:rFonts w:ascii="仿宋" w:eastAsia="仿宋" w:hAnsi="仿宋" w:cs="仿宋" w:hint="eastAsia"/>
            <w:sz w:val="32"/>
            <w:szCs w:val="32"/>
            <w:rPrChange w:id="263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王老师</w:delText>
        </w:r>
      </w:del>
      <w:ins w:id="2631" w:author="KOU IVY" w:date="2022-01-08T22:47:00Z">
        <w:r>
          <w:rPr>
            <w:rFonts w:ascii="仿宋" w:eastAsia="仿宋" w:hAnsi="仿宋" w:cs="仿宋" w:hint="eastAsia"/>
            <w:sz w:val="32"/>
            <w:szCs w:val="32"/>
            <w:rPrChange w:id="2632" w:author="ASUS" w:date="2022-01-09T23:32:00Z">
              <w:rPr>
                <w:rFonts w:hint="eastAsia"/>
                <w:sz w:val="28"/>
                <w:szCs w:val="28"/>
              </w:rPr>
            </w:rPrChange>
          </w:rPr>
          <w:t>我</w:t>
        </w:r>
      </w:ins>
      <w:r>
        <w:rPr>
          <w:rFonts w:ascii="仿宋" w:eastAsia="仿宋" w:hAnsi="仿宋" w:cs="仿宋" w:hint="eastAsia"/>
          <w:sz w:val="32"/>
          <w:szCs w:val="32"/>
          <w:rPrChange w:id="2633" w:author="ASUS" w:date="2022-01-09T23:32:00Z">
            <w:rPr>
              <w:rFonts w:hint="eastAsia"/>
              <w:sz w:val="28"/>
              <w:szCs w:val="28"/>
            </w:rPr>
          </w:rPrChange>
        </w:rPr>
        <w:t>经常用白术</w:t>
      </w:r>
      <w:ins w:id="2634" w:author="KOU IVY" w:date="2022-01-08T22:47:00Z">
        <w:r>
          <w:rPr>
            <w:rFonts w:ascii="仿宋" w:eastAsia="仿宋" w:hAnsi="仿宋" w:cs="仿宋" w:hint="eastAsia"/>
            <w:sz w:val="32"/>
            <w:szCs w:val="32"/>
            <w:rPrChange w:id="2635" w:author="ASUS" w:date="2022-01-09T23:32:00Z">
              <w:rPr>
                <w:rFonts w:hint="eastAsia"/>
                <w:sz w:val="28"/>
                <w:szCs w:val="28"/>
              </w:rPr>
            </w:rPrChange>
          </w:rPr>
          <w:t>？</w:t>
        </w:r>
      </w:ins>
      <w:del w:id="2636" w:author="KOU IVY" w:date="2022-01-08T22:47:00Z">
        <w:r>
          <w:rPr>
            <w:rFonts w:ascii="仿宋" w:eastAsia="仿宋" w:hAnsi="仿宋" w:cs="仿宋" w:hint="eastAsia"/>
            <w:sz w:val="32"/>
            <w:szCs w:val="32"/>
            <w:rPrChange w:id="263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，不用不行，</w:delText>
        </w:r>
      </w:del>
      <w:r>
        <w:rPr>
          <w:rFonts w:ascii="仿宋" w:eastAsia="仿宋" w:hAnsi="仿宋" w:cs="仿宋" w:hint="eastAsia"/>
          <w:sz w:val="32"/>
          <w:szCs w:val="32"/>
          <w:rPrChange w:id="2638" w:author="ASUS" w:date="2022-01-09T23:32:00Z">
            <w:rPr>
              <w:rFonts w:hint="eastAsia"/>
              <w:sz w:val="28"/>
              <w:szCs w:val="28"/>
            </w:rPr>
          </w:rPrChange>
        </w:rPr>
        <w:t>白术守而不走吗？</w:t>
      </w:r>
      <w:del w:id="2639" w:author="KOU IVY" w:date="2022-01-08T22:47:00Z">
        <w:r>
          <w:rPr>
            <w:rFonts w:ascii="仿宋" w:eastAsia="仿宋" w:hAnsi="仿宋" w:cs="仿宋" w:hint="eastAsia"/>
            <w:sz w:val="32"/>
            <w:szCs w:val="32"/>
            <w:rPrChange w:id="264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你们记住</w:delText>
        </w:r>
      </w:del>
      <w:r>
        <w:rPr>
          <w:rFonts w:ascii="仿宋" w:eastAsia="仿宋" w:hAnsi="仿宋" w:cs="仿宋" w:hint="eastAsia"/>
          <w:sz w:val="32"/>
          <w:szCs w:val="32"/>
          <w:rPrChange w:id="2641" w:author="ASUS" w:date="2022-01-09T23:32:00Z">
            <w:rPr>
              <w:rFonts w:hint="eastAsia"/>
              <w:sz w:val="28"/>
              <w:szCs w:val="28"/>
            </w:rPr>
          </w:rPrChange>
        </w:rPr>
        <w:t>守而不走</w:t>
      </w:r>
      <w:del w:id="2642" w:author="KOU IVY" w:date="2022-01-08T22:47:00Z">
        <w:r>
          <w:rPr>
            <w:rFonts w:ascii="仿宋" w:eastAsia="仿宋" w:hAnsi="仿宋" w:cs="仿宋" w:hint="eastAsia"/>
            <w:sz w:val="32"/>
            <w:szCs w:val="32"/>
            <w:rPrChange w:id="264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，它</w:delText>
        </w:r>
      </w:del>
      <w:r>
        <w:rPr>
          <w:rFonts w:ascii="仿宋" w:eastAsia="仿宋" w:hAnsi="仿宋" w:cs="仿宋" w:hint="eastAsia"/>
          <w:sz w:val="32"/>
          <w:szCs w:val="32"/>
          <w:rPrChange w:id="2644" w:author="ASUS" w:date="2022-01-09T23:32:00Z">
            <w:rPr>
              <w:rFonts w:hint="eastAsia"/>
              <w:sz w:val="28"/>
              <w:szCs w:val="28"/>
            </w:rPr>
          </w:rPrChange>
        </w:rPr>
        <w:t>是一个状态描述，不是这位药在那里守</w:t>
      </w:r>
      <w:ins w:id="2645" w:author="KOU IVY" w:date="2022-01-08T22:47:00Z">
        <w:r>
          <w:rPr>
            <w:rFonts w:ascii="仿宋" w:eastAsia="仿宋" w:hAnsi="仿宋" w:cs="仿宋" w:hint="eastAsia"/>
            <w:sz w:val="32"/>
            <w:szCs w:val="32"/>
            <w:rPrChange w:id="2646" w:author="ASUS" w:date="2022-01-09T23:32:00Z">
              <w:rPr>
                <w:rFonts w:hint="eastAsia"/>
                <w:sz w:val="28"/>
                <w:szCs w:val="28"/>
              </w:rPr>
            </w:rPrChange>
          </w:rPr>
          <w:t>着</w:t>
        </w:r>
      </w:ins>
      <w:del w:id="2647" w:author="KOU IVY" w:date="2022-01-08T22:47:00Z">
        <w:r>
          <w:rPr>
            <w:rFonts w:ascii="仿宋" w:eastAsia="仿宋" w:hAnsi="仿宋" w:cs="仿宋" w:hint="eastAsia"/>
            <w:sz w:val="32"/>
            <w:szCs w:val="32"/>
            <w:rPrChange w:id="264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起</w:delText>
        </w:r>
      </w:del>
      <w:r>
        <w:rPr>
          <w:rFonts w:ascii="仿宋" w:eastAsia="仿宋" w:hAnsi="仿宋" w:cs="仿宋" w:hint="eastAsia"/>
          <w:sz w:val="32"/>
          <w:szCs w:val="32"/>
          <w:rPrChange w:id="2649" w:author="ASUS" w:date="2022-01-09T23:32:00Z">
            <w:rPr>
              <w:rFonts w:hint="eastAsia"/>
              <w:sz w:val="28"/>
              <w:szCs w:val="28"/>
            </w:rPr>
          </w:rPrChange>
        </w:rPr>
        <w:t>不走，元气无处不在，怎么固定？</w:t>
      </w:r>
      <w:del w:id="2650" w:author="KOU IVY" w:date="2022-01-08T22:47:00Z">
        <w:r>
          <w:rPr>
            <w:rFonts w:ascii="仿宋" w:eastAsia="仿宋" w:hAnsi="仿宋" w:cs="仿宋" w:hint="eastAsia"/>
            <w:sz w:val="32"/>
            <w:szCs w:val="32"/>
            <w:rPrChange w:id="265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你们把它固定在哪里？</w:delText>
        </w:r>
      </w:del>
      <w:r>
        <w:rPr>
          <w:rFonts w:ascii="仿宋" w:eastAsia="仿宋" w:hAnsi="仿宋" w:cs="仿宋" w:hint="eastAsia"/>
          <w:sz w:val="32"/>
          <w:szCs w:val="32"/>
          <w:rPrChange w:id="2652" w:author="ASUS" w:date="2022-01-09T23:32:00Z">
            <w:rPr>
              <w:rFonts w:hint="eastAsia"/>
              <w:sz w:val="28"/>
              <w:szCs w:val="28"/>
            </w:rPr>
          </w:rPrChange>
        </w:rPr>
        <w:t>走而不守是说</w:t>
      </w:r>
      <w:del w:id="2653" w:author="KOU IVY" w:date="2022-01-08T22:48:00Z">
        <w:r>
          <w:rPr>
            <w:rFonts w:ascii="仿宋" w:eastAsia="仿宋" w:hAnsi="仿宋" w:cs="仿宋" w:hint="eastAsia"/>
            <w:sz w:val="32"/>
            <w:szCs w:val="32"/>
            <w:rPrChange w:id="265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他</w:delText>
        </w:r>
      </w:del>
      <w:ins w:id="2655" w:author="KOU IVY" w:date="2022-01-08T22:48:00Z">
        <w:r>
          <w:rPr>
            <w:rFonts w:ascii="仿宋" w:eastAsia="仿宋" w:hAnsi="仿宋" w:cs="仿宋" w:hint="eastAsia"/>
            <w:sz w:val="32"/>
            <w:szCs w:val="32"/>
            <w:rPrChange w:id="2656" w:author="ASUS" w:date="2022-01-09T23:32:00Z">
              <w:rPr>
                <w:rFonts w:hint="eastAsia"/>
                <w:sz w:val="28"/>
                <w:szCs w:val="28"/>
              </w:rPr>
            </w:rPrChange>
          </w:rPr>
          <w:t>药</w:t>
        </w:r>
      </w:ins>
      <w:r>
        <w:rPr>
          <w:rFonts w:ascii="仿宋" w:eastAsia="仿宋" w:hAnsi="仿宋" w:cs="仿宋" w:hint="eastAsia"/>
          <w:sz w:val="32"/>
          <w:szCs w:val="32"/>
          <w:rPrChange w:id="2657" w:author="ASUS" w:date="2022-01-09T23:32:00Z">
            <w:rPr>
              <w:rFonts w:hint="eastAsia"/>
              <w:sz w:val="28"/>
              <w:szCs w:val="28"/>
            </w:rPr>
          </w:rPrChange>
        </w:rPr>
        <w:t>的通窜力强，白术守而不走，说明它在某个地方缓慢运化</w:t>
      </w:r>
      <w:del w:id="2658" w:author="KOU IVY" w:date="2022-01-08T22:49:00Z">
        <w:r>
          <w:rPr>
            <w:rFonts w:ascii="仿宋" w:eastAsia="仿宋" w:hAnsi="仿宋" w:cs="仿宋" w:hint="eastAsia"/>
            <w:sz w:val="32"/>
            <w:szCs w:val="32"/>
            <w:rPrChange w:id="265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2660" w:author="KOU IVY" w:date="2022-01-08T22:49:00Z">
        <w:r>
          <w:rPr>
            <w:rFonts w:ascii="仿宋" w:eastAsia="仿宋" w:hAnsi="仿宋" w:cs="仿宋" w:hint="eastAsia"/>
            <w:sz w:val="32"/>
            <w:szCs w:val="32"/>
            <w:rPrChange w:id="2661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r>
        <w:rPr>
          <w:rFonts w:ascii="仿宋" w:eastAsia="仿宋" w:hAnsi="仿宋" w:cs="仿宋" w:hint="eastAsia"/>
          <w:sz w:val="32"/>
          <w:szCs w:val="32"/>
          <w:rPrChange w:id="2662" w:author="ASUS" w:date="2022-01-09T23:32:00Z">
            <w:rPr>
              <w:rFonts w:hint="eastAsia"/>
              <w:sz w:val="28"/>
              <w:szCs w:val="28"/>
            </w:rPr>
          </w:rPrChange>
        </w:rPr>
        <w:t>缓</w:t>
      </w:r>
      <w:ins w:id="2663" w:author="KOU IVY" w:date="2022-01-08T22:48:00Z">
        <w:r>
          <w:rPr>
            <w:rFonts w:ascii="仿宋" w:eastAsia="仿宋" w:hAnsi="仿宋" w:cs="仿宋" w:hint="eastAsia"/>
            <w:sz w:val="32"/>
            <w:szCs w:val="32"/>
            <w:rPrChange w:id="2664" w:author="ASUS" w:date="2022-01-09T23:32:00Z">
              <w:rPr>
                <w:rFonts w:hint="eastAsia"/>
                <w:sz w:val="28"/>
                <w:szCs w:val="28"/>
              </w:rPr>
            </w:rPrChange>
          </w:rPr>
          <w:t>，</w:t>
        </w:r>
      </w:ins>
      <w:r>
        <w:rPr>
          <w:rFonts w:ascii="仿宋" w:eastAsia="仿宋" w:hAnsi="仿宋" w:cs="仿宋" w:hint="eastAsia"/>
          <w:sz w:val="32"/>
          <w:szCs w:val="32"/>
          <w:rPrChange w:id="2665" w:author="ASUS" w:date="2022-01-09T23:32:00Z">
            <w:rPr>
              <w:rFonts w:hint="eastAsia"/>
              <w:sz w:val="28"/>
              <w:szCs w:val="28"/>
            </w:rPr>
          </w:rPrChange>
        </w:rPr>
        <w:t>似守而不走，</w:t>
      </w:r>
      <w:del w:id="2666" w:author="KOU IVY" w:date="2022-01-08T22:48:00Z">
        <w:r>
          <w:rPr>
            <w:rFonts w:ascii="仿宋" w:eastAsia="仿宋" w:hAnsi="仿宋" w:cs="仿宋" w:hint="eastAsia"/>
            <w:sz w:val="32"/>
            <w:szCs w:val="32"/>
            <w:rPrChange w:id="266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还不是它在那里</w:delText>
        </w:r>
      </w:del>
      <w:ins w:id="2668" w:author="KOU IVY" w:date="2022-01-08T22:48:00Z">
        <w:r>
          <w:rPr>
            <w:rFonts w:ascii="仿宋" w:eastAsia="仿宋" w:hAnsi="仿宋" w:cs="仿宋" w:hint="eastAsia"/>
            <w:sz w:val="32"/>
            <w:szCs w:val="32"/>
            <w:rPrChange w:id="2669" w:author="ASUS" w:date="2022-01-09T23:32:00Z">
              <w:rPr>
                <w:rFonts w:hint="eastAsia"/>
                <w:sz w:val="28"/>
                <w:szCs w:val="28"/>
              </w:rPr>
            </w:rPrChange>
          </w:rPr>
          <w:t>但不是</w:t>
        </w:r>
      </w:ins>
      <w:ins w:id="2670" w:author="KOU IVY" w:date="2022-01-08T22:49:00Z">
        <w:r>
          <w:rPr>
            <w:rFonts w:ascii="仿宋" w:eastAsia="仿宋" w:hAnsi="仿宋" w:cs="仿宋" w:hint="eastAsia"/>
            <w:sz w:val="32"/>
            <w:szCs w:val="32"/>
            <w:rPrChange w:id="2671" w:author="ASUS" w:date="2022-01-09T23:32:00Z">
              <w:rPr>
                <w:rFonts w:hint="eastAsia"/>
                <w:sz w:val="28"/>
                <w:szCs w:val="28"/>
              </w:rPr>
            </w:rPrChange>
          </w:rPr>
          <w:t>绝对</w:t>
        </w:r>
      </w:ins>
      <w:r>
        <w:rPr>
          <w:rFonts w:ascii="仿宋" w:eastAsia="仿宋" w:hAnsi="仿宋" w:cs="仿宋" w:hint="eastAsia"/>
          <w:sz w:val="32"/>
          <w:szCs w:val="32"/>
          <w:rPrChange w:id="2672" w:author="ASUS" w:date="2022-01-09T23:32:00Z">
            <w:rPr>
              <w:rFonts w:hint="eastAsia"/>
              <w:sz w:val="28"/>
              <w:szCs w:val="28"/>
            </w:rPr>
          </w:rPrChange>
        </w:rPr>
        <w:t>不动，没有哪位药是</w:t>
      </w:r>
      <w:ins w:id="2673" w:author="KOU IVY" w:date="2022-01-08T22:49:00Z">
        <w:r>
          <w:rPr>
            <w:rFonts w:ascii="仿宋" w:eastAsia="仿宋" w:hAnsi="仿宋" w:cs="仿宋" w:hint="eastAsia"/>
            <w:sz w:val="32"/>
            <w:szCs w:val="32"/>
            <w:rPrChange w:id="2674" w:author="ASUS" w:date="2022-01-09T23:32:00Z">
              <w:rPr>
                <w:rFonts w:hint="eastAsia"/>
                <w:sz w:val="28"/>
                <w:szCs w:val="28"/>
              </w:rPr>
            </w:rPrChange>
          </w:rPr>
          <w:t>完全</w:t>
        </w:r>
      </w:ins>
      <w:r>
        <w:rPr>
          <w:rFonts w:ascii="仿宋" w:eastAsia="仿宋" w:hAnsi="仿宋" w:cs="仿宋" w:hint="eastAsia"/>
          <w:sz w:val="32"/>
          <w:szCs w:val="32"/>
          <w:rPrChange w:id="2675" w:author="ASUS" w:date="2022-01-09T23:32:00Z">
            <w:rPr>
              <w:rFonts w:hint="eastAsia"/>
              <w:sz w:val="28"/>
              <w:szCs w:val="28"/>
            </w:rPr>
          </w:rPrChange>
        </w:rPr>
        <w:t>不动的。</w:t>
      </w:r>
    </w:p>
    <w:p w:rsidR="006B1471" w:rsidRPr="006B1471" w:rsidRDefault="00470CBE">
      <w:pPr>
        <w:ind w:firstLineChars="200" w:firstLine="640"/>
        <w:rPr>
          <w:rFonts w:ascii="仿宋" w:eastAsia="仿宋" w:hAnsi="仿宋" w:cs="仿宋"/>
          <w:color w:val="C00000"/>
          <w:sz w:val="32"/>
          <w:szCs w:val="32"/>
          <w:rPrChange w:id="2676" w:author="ASUS" w:date="2022-01-09T23:32:00Z">
            <w:rPr>
              <w:color w:val="C00000"/>
              <w:sz w:val="28"/>
              <w:szCs w:val="28"/>
            </w:rPr>
          </w:rPrChange>
        </w:rPr>
      </w:pPr>
      <w:del w:id="2677" w:author="KOU IVY" w:date="2022-01-08T22:49:00Z">
        <w:r>
          <w:rPr>
            <w:rFonts w:ascii="仿宋" w:eastAsia="仿宋" w:hAnsi="仿宋" w:cs="仿宋" w:hint="eastAsia"/>
            <w:color w:val="C00000"/>
            <w:sz w:val="32"/>
            <w:szCs w:val="32"/>
            <w:rPrChange w:id="2678" w:author="ASUS" w:date="2022-01-09T23:32:00Z">
              <w:rPr>
                <w:rFonts w:hint="eastAsia"/>
                <w:color w:val="C00000"/>
                <w:sz w:val="28"/>
                <w:szCs w:val="28"/>
              </w:rPr>
            </w:rPrChange>
          </w:rPr>
          <w:delText>看</w:delText>
        </w:r>
      </w:del>
      <w:r>
        <w:rPr>
          <w:rFonts w:ascii="仿宋" w:eastAsia="仿宋" w:hAnsi="仿宋" w:cs="仿宋" w:hint="eastAsia"/>
          <w:color w:val="C00000"/>
          <w:sz w:val="32"/>
          <w:szCs w:val="32"/>
          <w:rPrChange w:id="2679" w:author="ASUS" w:date="2022-01-09T23:32:00Z">
            <w:rPr>
              <w:rFonts w:hint="eastAsia"/>
              <w:color w:val="C00000"/>
              <w:sz w:val="28"/>
              <w:szCs w:val="28"/>
            </w:rPr>
          </w:rPrChange>
        </w:rPr>
        <w:t>苍术和半夏。二者都降</w:t>
      </w:r>
      <w:ins w:id="2680" w:author="KOU IVY" w:date="2022-01-08T22:49:00Z">
        <w:r>
          <w:rPr>
            <w:rFonts w:ascii="仿宋" w:eastAsia="仿宋" w:hAnsi="仿宋" w:cs="仿宋" w:hint="eastAsia"/>
            <w:color w:val="C00000"/>
            <w:sz w:val="32"/>
            <w:szCs w:val="32"/>
            <w:rPrChange w:id="2681" w:author="ASUS" w:date="2022-01-09T23:32:00Z">
              <w:rPr>
                <w:rFonts w:hint="eastAsia"/>
                <w:color w:val="C00000"/>
                <w:sz w:val="28"/>
                <w:szCs w:val="28"/>
              </w:rPr>
            </w:rPrChange>
          </w:rPr>
          <w:t>，</w:t>
        </w:r>
      </w:ins>
      <w:r>
        <w:rPr>
          <w:rFonts w:ascii="仿宋" w:eastAsia="仿宋" w:hAnsi="仿宋" w:cs="仿宋" w:hint="eastAsia"/>
          <w:color w:val="C00000"/>
          <w:sz w:val="32"/>
          <w:szCs w:val="32"/>
          <w:rPrChange w:id="2682" w:author="ASUS" w:date="2022-01-09T23:32:00Z">
            <w:rPr>
              <w:rFonts w:hint="eastAsia"/>
              <w:color w:val="C00000"/>
              <w:sz w:val="28"/>
              <w:szCs w:val="28"/>
            </w:rPr>
          </w:rPrChange>
        </w:rPr>
        <w:t>有什么不同？</w:t>
      </w:r>
    </w:p>
    <w:p w:rsidR="006B1471" w:rsidRPr="006B1471" w:rsidRDefault="00470CBE">
      <w:pPr>
        <w:ind w:firstLineChars="200" w:firstLine="640"/>
        <w:rPr>
          <w:rFonts w:ascii="仿宋" w:eastAsia="仿宋" w:hAnsi="仿宋" w:cs="仿宋"/>
          <w:sz w:val="32"/>
          <w:szCs w:val="32"/>
          <w:rPrChange w:id="2683" w:author="ASUS" w:date="2022-01-09T23:32:00Z">
            <w:rPr>
              <w:sz w:val="28"/>
              <w:szCs w:val="28"/>
            </w:rPr>
          </w:rPrChange>
        </w:rPr>
      </w:pPr>
      <w:r>
        <w:rPr>
          <w:rFonts w:ascii="仿宋" w:eastAsia="仿宋" w:hAnsi="仿宋" w:cs="仿宋" w:hint="eastAsia"/>
          <w:sz w:val="32"/>
          <w:szCs w:val="32"/>
          <w:rPrChange w:id="2684" w:author="ASUS" w:date="2022-01-09T23:32:00Z">
            <w:rPr>
              <w:rFonts w:hint="eastAsia"/>
              <w:sz w:val="28"/>
              <w:szCs w:val="28"/>
            </w:rPr>
          </w:rPrChange>
        </w:rPr>
        <w:t>半夏</w:t>
      </w:r>
      <w:del w:id="2685" w:author="KOU IVY" w:date="2022-01-08T22:54:00Z">
        <w:r>
          <w:rPr>
            <w:rFonts w:ascii="仿宋" w:eastAsia="仿宋" w:hAnsi="仿宋" w:cs="仿宋" w:hint="eastAsia"/>
            <w:sz w:val="32"/>
            <w:szCs w:val="32"/>
            <w:rPrChange w:id="268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（</w:delText>
        </w:r>
      </w:del>
      <w:r>
        <w:rPr>
          <w:rFonts w:ascii="仿宋" w:eastAsia="仿宋" w:hAnsi="仿宋" w:cs="仿宋" w:hint="eastAsia"/>
          <w:sz w:val="32"/>
          <w:szCs w:val="32"/>
          <w:rPrChange w:id="2687" w:author="ASUS" w:date="2022-01-09T23:32:00Z">
            <w:rPr>
              <w:rFonts w:hint="eastAsia"/>
              <w:sz w:val="28"/>
              <w:szCs w:val="28"/>
            </w:rPr>
          </w:rPrChange>
        </w:rPr>
        <w:t>色白</w:t>
      </w:r>
      <w:del w:id="2688" w:author="KOU IVY" w:date="2022-01-08T22:54:00Z">
        <w:r>
          <w:rPr>
            <w:rFonts w:ascii="仿宋" w:eastAsia="仿宋" w:hAnsi="仿宋" w:cs="仿宋" w:hint="eastAsia"/>
            <w:sz w:val="32"/>
            <w:szCs w:val="32"/>
            <w:rPrChange w:id="268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）</w:delText>
        </w:r>
      </w:del>
      <w:ins w:id="2690" w:author="KOU IVY" w:date="2022-01-08T22:54:00Z">
        <w:r>
          <w:rPr>
            <w:rFonts w:ascii="仿宋" w:eastAsia="仿宋" w:hAnsi="仿宋" w:cs="仿宋" w:hint="eastAsia"/>
            <w:sz w:val="32"/>
            <w:szCs w:val="32"/>
            <w:rPrChange w:id="2691" w:author="ASUS" w:date="2022-01-09T23:32:00Z">
              <w:rPr>
                <w:rFonts w:hint="eastAsia"/>
                <w:sz w:val="28"/>
                <w:szCs w:val="28"/>
              </w:rPr>
            </w:rPrChange>
          </w:rPr>
          <w:t>，</w:t>
        </w:r>
      </w:ins>
      <w:r>
        <w:rPr>
          <w:rFonts w:ascii="仿宋" w:eastAsia="仿宋" w:hAnsi="仿宋" w:cs="仿宋" w:hint="eastAsia"/>
          <w:sz w:val="32"/>
          <w:szCs w:val="32"/>
          <w:rPrChange w:id="2692" w:author="ASUS" w:date="2022-01-09T23:32:00Z">
            <w:rPr>
              <w:rFonts w:hint="eastAsia"/>
              <w:sz w:val="28"/>
              <w:szCs w:val="28"/>
            </w:rPr>
          </w:rPrChange>
        </w:rPr>
        <w:t>从西方降，苍术直接从南方往中土走（降），温和的化湿用白术，假如这个湿顶起来，</w:t>
      </w:r>
      <w:del w:id="2693" w:author="KOU IVY" w:date="2022-01-08T22:55:00Z">
        <w:r>
          <w:rPr>
            <w:rFonts w:ascii="仿宋" w:eastAsia="仿宋" w:hAnsi="仿宋" w:cs="仿宋" w:hint="eastAsia"/>
            <w:sz w:val="32"/>
            <w:szCs w:val="32"/>
            <w:rPrChange w:id="269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你们</w:delText>
        </w:r>
      </w:del>
      <w:r>
        <w:rPr>
          <w:rFonts w:ascii="仿宋" w:eastAsia="仿宋" w:hAnsi="仿宋" w:cs="仿宋" w:hint="eastAsia"/>
          <w:sz w:val="32"/>
          <w:szCs w:val="32"/>
          <w:rPrChange w:id="2695" w:author="ASUS" w:date="2022-01-09T23:32:00Z">
            <w:rPr>
              <w:rFonts w:hint="eastAsia"/>
              <w:sz w:val="28"/>
              <w:szCs w:val="28"/>
            </w:rPr>
          </w:rPrChange>
        </w:rPr>
        <w:t>就用苍术，脉空不能用苍术</w:t>
      </w:r>
      <w:del w:id="2696" w:author="KOU IVY" w:date="2022-01-08T22:55:00Z">
        <w:r>
          <w:rPr>
            <w:rFonts w:ascii="仿宋" w:eastAsia="仿宋" w:hAnsi="仿宋" w:cs="仿宋" w:hint="eastAsia"/>
            <w:sz w:val="32"/>
            <w:szCs w:val="32"/>
            <w:rPrChange w:id="269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2698" w:author="KOU IVY" w:date="2022-01-08T22:55:00Z">
        <w:r>
          <w:rPr>
            <w:rFonts w:ascii="仿宋" w:eastAsia="仿宋" w:hAnsi="仿宋" w:cs="仿宋" w:hint="eastAsia"/>
            <w:sz w:val="32"/>
            <w:szCs w:val="32"/>
            <w:rPrChange w:id="2699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r>
        <w:rPr>
          <w:rFonts w:ascii="仿宋" w:eastAsia="仿宋" w:hAnsi="仿宋" w:cs="仿宋" w:hint="eastAsia"/>
          <w:sz w:val="32"/>
          <w:szCs w:val="32"/>
          <w:rPrChange w:id="2700" w:author="ASUS" w:date="2022-01-09T23:32:00Z">
            <w:rPr>
              <w:rFonts w:hint="eastAsia"/>
              <w:sz w:val="28"/>
              <w:szCs w:val="28"/>
            </w:rPr>
          </w:rPrChange>
        </w:rPr>
        <w:t>薏苡仁也去湿，微寒，</w:t>
      </w:r>
      <w:ins w:id="2701" w:author="KOU IVY" w:date="2022-01-08T22:56:00Z">
        <w:r>
          <w:rPr>
            <w:rFonts w:ascii="仿宋" w:eastAsia="仿宋" w:hAnsi="仿宋" w:cs="仿宋" w:hint="eastAsia"/>
            <w:sz w:val="32"/>
            <w:szCs w:val="32"/>
            <w:rPrChange w:id="2702" w:author="ASUS" w:date="2022-01-09T23:32:00Z">
              <w:rPr>
                <w:rFonts w:hint="eastAsia"/>
                <w:sz w:val="28"/>
                <w:szCs w:val="28"/>
              </w:rPr>
            </w:rPrChange>
          </w:rPr>
          <w:t>有降的作用，病人</w:t>
        </w:r>
      </w:ins>
      <w:ins w:id="2703" w:author="KOU IVY" w:date="2022-01-08T22:57:00Z">
        <w:r>
          <w:rPr>
            <w:rFonts w:ascii="仿宋" w:eastAsia="仿宋" w:hAnsi="仿宋" w:cs="仿宋" w:hint="eastAsia"/>
            <w:sz w:val="32"/>
            <w:szCs w:val="32"/>
            <w:rPrChange w:id="2704" w:author="ASUS" w:date="2022-01-09T23:32:00Z">
              <w:rPr>
                <w:rFonts w:hint="eastAsia"/>
                <w:sz w:val="28"/>
                <w:szCs w:val="28"/>
              </w:rPr>
            </w:rPrChange>
          </w:rPr>
          <w:t>又有</w:t>
        </w:r>
      </w:ins>
      <w:del w:id="2705" w:author="KOU IVY" w:date="2022-01-08T22:56:00Z">
        <w:r>
          <w:rPr>
            <w:rFonts w:ascii="仿宋" w:eastAsia="仿宋" w:hAnsi="仿宋" w:cs="仿宋" w:hint="eastAsia"/>
            <w:sz w:val="32"/>
            <w:szCs w:val="32"/>
            <w:rPrChange w:id="270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有</w:delText>
        </w:r>
      </w:del>
      <w:del w:id="2707" w:author="KOU IVY" w:date="2022-01-08T22:57:00Z">
        <w:r>
          <w:rPr>
            <w:rFonts w:ascii="仿宋" w:eastAsia="仿宋" w:hAnsi="仿宋" w:cs="仿宋" w:hint="eastAsia"/>
            <w:sz w:val="32"/>
            <w:szCs w:val="32"/>
            <w:rPrChange w:id="270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心</w:delText>
        </w:r>
      </w:del>
      <w:r>
        <w:rPr>
          <w:rFonts w:ascii="仿宋" w:eastAsia="仿宋" w:hAnsi="仿宋" w:cs="仿宋" w:hint="eastAsia"/>
          <w:sz w:val="32"/>
          <w:szCs w:val="32"/>
          <w:rPrChange w:id="2709" w:author="ASUS" w:date="2022-01-09T23:32:00Z">
            <w:rPr>
              <w:rFonts w:hint="eastAsia"/>
              <w:sz w:val="28"/>
              <w:szCs w:val="28"/>
            </w:rPr>
          </w:rPrChange>
        </w:rPr>
        <w:t>烧</w:t>
      </w:r>
      <w:ins w:id="2710" w:author="KOU IVY" w:date="2022-01-08T22:57:00Z">
        <w:r>
          <w:rPr>
            <w:rFonts w:ascii="仿宋" w:eastAsia="仿宋" w:hAnsi="仿宋" w:cs="仿宋" w:hint="eastAsia"/>
            <w:sz w:val="32"/>
            <w:szCs w:val="32"/>
            <w:rPrChange w:id="2711" w:author="ASUS" w:date="2022-01-09T23:32:00Z">
              <w:rPr>
                <w:rFonts w:hint="eastAsia"/>
                <w:sz w:val="28"/>
                <w:szCs w:val="28"/>
              </w:rPr>
            </w:rPrChange>
          </w:rPr>
          <w:t>心</w:t>
        </w:r>
      </w:ins>
      <w:ins w:id="2712" w:author="KOU IVY" w:date="2022-01-08T22:58:00Z">
        <w:r>
          <w:rPr>
            <w:rFonts w:ascii="仿宋" w:eastAsia="仿宋" w:hAnsi="仿宋" w:cs="仿宋" w:hint="eastAsia"/>
            <w:sz w:val="32"/>
            <w:szCs w:val="32"/>
            <w:rPrChange w:id="2713" w:author="ASUS" w:date="2022-01-09T23:32:00Z">
              <w:rPr>
                <w:rFonts w:hint="eastAsia"/>
                <w:sz w:val="28"/>
                <w:szCs w:val="28"/>
              </w:rPr>
            </w:rPrChange>
          </w:rPr>
          <w:t>时，用薏苡仁优</w:t>
        </w:r>
        <w:r>
          <w:rPr>
            <w:rFonts w:ascii="仿宋" w:eastAsia="仿宋" w:hAnsi="仿宋" w:cs="仿宋" w:hint="eastAsia"/>
            <w:sz w:val="32"/>
            <w:szCs w:val="32"/>
            <w:rPrChange w:id="2714" w:author="ASUS" w:date="2022-01-09T23:32:00Z">
              <w:rPr>
                <w:rFonts w:hint="eastAsia"/>
                <w:sz w:val="28"/>
                <w:szCs w:val="28"/>
              </w:rPr>
            </w:rPrChange>
          </w:rPr>
          <w:lastRenderedPageBreak/>
          <w:t>于白术</w:t>
        </w:r>
      </w:ins>
      <w:r>
        <w:rPr>
          <w:rFonts w:ascii="仿宋" w:eastAsia="仿宋" w:hAnsi="仿宋" w:cs="仿宋" w:hint="eastAsia"/>
          <w:sz w:val="32"/>
          <w:szCs w:val="32"/>
          <w:rPrChange w:id="2715" w:author="ASUS" w:date="2022-01-09T23:32:00Z">
            <w:rPr>
              <w:rFonts w:hint="eastAsia"/>
              <w:sz w:val="28"/>
              <w:szCs w:val="28"/>
            </w:rPr>
          </w:rPrChange>
        </w:rPr>
        <w:t>。莲子清心化湿</w:t>
      </w:r>
      <w:del w:id="2716" w:author="KOU IVY" w:date="2022-01-08T22:59:00Z">
        <w:r>
          <w:rPr>
            <w:rFonts w:ascii="仿宋" w:eastAsia="仿宋" w:hAnsi="仿宋" w:cs="仿宋" w:hint="eastAsia"/>
            <w:sz w:val="32"/>
            <w:szCs w:val="32"/>
            <w:rPrChange w:id="271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（</w:delText>
        </w:r>
      </w:del>
      <w:ins w:id="2718" w:author="KOU IVY" w:date="2022-01-08T22:59:00Z">
        <w:r>
          <w:rPr>
            <w:rFonts w:ascii="仿宋" w:eastAsia="仿宋" w:hAnsi="仿宋" w:cs="仿宋" w:hint="eastAsia"/>
            <w:sz w:val="32"/>
            <w:szCs w:val="32"/>
            <w:rPrChange w:id="2719" w:author="ASUS" w:date="2022-01-09T23:32:00Z">
              <w:rPr>
                <w:rFonts w:hint="eastAsia"/>
                <w:sz w:val="28"/>
                <w:szCs w:val="28"/>
              </w:rPr>
            </w:rPrChange>
          </w:rPr>
          <w:t>，</w:t>
        </w:r>
      </w:ins>
      <w:r>
        <w:rPr>
          <w:rFonts w:ascii="仿宋" w:eastAsia="仿宋" w:hAnsi="仿宋" w:cs="仿宋" w:hint="eastAsia"/>
          <w:sz w:val="32"/>
          <w:szCs w:val="32"/>
          <w:rPrChange w:id="2720" w:author="ASUS" w:date="2022-01-09T23:32:00Z">
            <w:rPr>
              <w:rFonts w:hint="eastAsia"/>
              <w:sz w:val="28"/>
              <w:szCs w:val="28"/>
            </w:rPr>
          </w:rPrChange>
        </w:rPr>
        <w:t>虚火上来，口腔有热感</w:t>
      </w:r>
      <w:ins w:id="2721" w:author="KOU IVY" w:date="2022-01-08T22:59:00Z">
        <w:r>
          <w:rPr>
            <w:rFonts w:ascii="仿宋" w:eastAsia="仿宋" w:hAnsi="仿宋" w:cs="仿宋" w:hint="eastAsia"/>
            <w:sz w:val="32"/>
            <w:szCs w:val="32"/>
            <w:rPrChange w:id="2722" w:author="ASUS" w:date="2022-01-09T23:32:00Z">
              <w:rPr>
                <w:rFonts w:hint="eastAsia"/>
                <w:sz w:val="28"/>
                <w:szCs w:val="28"/>
              </w:rPr>
            </w:rPrChange>
          </w:rPr>
          <w:t>效佳。</w:t>
        </w:r>
      </w:ins>
      <w:del w:id="2723" w:author="KOU IVY" w:date="2022-01-08T22:59:00Z">
        <w:r>
          <w:rPr>
            <w:rFonts w:ascii="仿宋" w:eastAsia="仿宋" w:hAnsi="仿宋" w:cs="仿宋" w:hint="eastAsia"/>
            <w:sz w:val="32"/>
            <w:szCs w:val="32"/>
            <w:rPrChange w:id="272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）</w:delText>
        </w:r>
      </w:del>
      <w:r>
        <w:rPr>
          <w:rFonts w:ascii="仿宋" w:eastAsia="仿宋" w:hAnsi="仿宋" w:cs="仿宋" w:hint="eastAsia"/>
          <w:sz w:val="32"/>
          <w:szCs w:val="32"/>
          <w:rPrChange w:id="2725" w:author="ASUS" w:date="2022-01-09T23:32:00Z">
            <w:rPr>
              <w:rFonts w:hint="eastAsia"/>
              <w:sz w:val="28"/>
              <w:szCs w:val="28"/>
            </w:rPr>
          </w:rPrChange>
        </w:rPr>
        <w:t>病人失眠</w:t>
      </w:r>
      <w:del w:id="2726" w:author="KOU IVY" w:date="2022-01-08T23:00:00Z">
        <w:r>
          <w:rPr>
            <w:rFonts w:ascii="仿宋" w:eastAsia="仿宋" w:hAnsi="仿宋" w:cs="仿宋" w:hint="eastAsia"/>
            <w:sz w:val="32"/>
            <w:szCs w:val="32"/>
            <w:rPrChange w:id="272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把</w:delText>
        </w:r>
      </w:del>
      <w:ins w:id="2728" w:author="KOU IVY" w:date="2022-01-08T23:00:00Z">
        <w:r>
          <w:rPr>
            <w:rFonts w:ascii="仿宋" w:eastAsia="仿宋" w:hAnsi="仿宋" w:cs="仿宋" w:hint="eastAsia"/>
            <w:sz w:val="32"/>
            <w:szCs w:val="32"/>
            <w:rPrChange w:id="2729" w:author="ASUS" w:date="2022-01-09T23:32:00Z">
              <w:rPr>
                <w:rFonts w:hint="eastAsia"/>
                <w:sz w:val="28"/>
                <w:szCs w:val="28"/>
              </w:rPr>
            </w:rPrChange>
          </w:rPr>
          <w:t>，</w:t>
        </w:r>
      </w:ins>
      <w:r>
        <w:rPr>
          <w:rFonts w:ascii="仿宋" w:eastAsia="仿宋" w:hAnsi="仿宋" w:cs="仿宋" w:hint="eastAsia"/>
          <w:sz w:val="32"/>
          <w:szCs w:val="32"/>
          <w:rPrChange w:id="2730" w:author="ASUS" w:date="2022-01-09T23:32:00Z">
            <w:rPr>
              <w:rFonts w:hint="eastAsia"/>
              <w:sz w:val="28"/>
              <w:szCs w:val="28"/>
            </w:rPr>
          </w:rPrChange>
        </w:rPr>
        <w:t>脉空</w:t>
      </w:r>
      <w:del w:id="2731" w:author="KOU IVY" w:date="2022-01-08T23:00:00Z">
        <w:r>
          <w:rPr>
            <w:rFonts w:ascii="仿宋" w:eastAsia="仿宋" w:hAnsi="仿宋" w:cs="仿宋" w:hint="eastAsia"/>
            <w:sz w:val="32"/>
            <w:szCs w:val="32"/>
            <w:rPrChange w:id="273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（</w:delText>
        </w:r>
      </w:del>
      <w:ins w:id="2733" w:author="KOU IVY" w:date="2022-01-08T23:00:00Z">
        <w:r>
          <w:rPr>
            <w:rFonts w:ascii="仿宋" w:eastAsia="仿宋" w:hAnsi="仿宋" w:cs="仿宋" w:hint="eastAsia"/>
            <w:sz w:val="32"/>
            <w:szCs w:val="32"/>
            <w:rPrChange w:id="2734" w:author="ASUS" w:date="2022-01-09T23:32:00Z">
              <w:rPr>
                <w:rFonts w:hint="eastAsia"/>
                <w:sz w:val="28"/>
                <w:szCs w:val="28"/>
              </w:rPr>
            </w:rPrChange>
          </w:rPr>
          <w:t>，用</w:t>
        </w:r>
      </w:ins>
      <w:r>
        <w:rPr>
          <w:rFonts w:ascii="仿宋" w:eastAsia="仿宋" w:hAnsi="仿宋" w:cs="仿宋" w:hint="eastAsia"/>
          <w:sz w:val="32"/>
          <w:szCs w:val="32"/>
          <w:rPrChange w:id="2735" w:author="ASUS" w:date="2022-01-09T23:32:00Z">
            <w:rPr>
              <w:rFonts w:hint="eastAsia"/>
              <w:sz w:val="28"/>
              <w:szCs w:val="28"/>
            </w:rPr>
          </w:rPrChange>
        </w:rPr>
        <w:t>党参</w:t>
      </w:r>
      <w:del w:id="2736" w:author="KOU IVY" w:date="2022-01-08T23:00:00Z">
        <w:r>
          <w:rPr>
            <w:rFonts w:ascii="仿宋" w:eastAsia="仿宋" w:hAnsi="仿宋" w:cs="仿宋" w:hint="eastAsia"/>
            <w:sz w:val="32"/>
            <w:szCs w:val="32"/>
            <w:rPrChange w:id="273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2738" w:author="KOU IVY" w:date="2022-01-08T23:00:00Z">
        <w:r>
          <w:rPr>
            <w:rFonts w:ascii="仿宋" w:eastAsia="仿宋" w:hAnsi="仿宋" w:cs="仿宋" w:hint="eastAsia"/>
            <w:sz w:val="32"/>
            <w:szCs w:val="32"/>
            <w:rPrChange w:id="2739" w:author="ASUS" w:date="2022-01-09T23:32:00Z">
              <w:rPr>
                <w:rFonts w:hint="eastAsia"/>
                <w:sz w:val="28"/>
                <w:szCs w:val="28"/>
              </w:rPr>
            </w:rPrChange>
          </w:rPr>
          <w:t>、</w:t>
        </w:r>
      </w:ins>
      <w:r>
        <w:rPr>
          <w:rFonts w:ascii="仿宋" w:eastAsia="仿宋" w:hAnsi="仿宋" w:cs="仿宋" w:hint="eastAsia"/>
          <w:sz w:val="32"/>
          <w:szCs w:val="32"/>
          <w:rPrChange w:id="2740" w:author="ASUS" w:date="2022-01-09T23:32:00Z">
            <w:rPr>
              <w:rFonts w:hint="eastAsia"/>
              <w:sz w:val="28"/>
              <w:szCs w:val="28"/>
            </w:rPr>
          </w:rPrChange>
        </w:rPr>
        <w:t>莲子</w:t>
      </w:r>
      <w:del w:id="2741" w:author="KOU IVY" w:date="2022-01-08T23:00:00Z">
        <w:r>
          <w:rPr>
            <w:rFonts w:ascii="仿宋" w:eastAsia="仿宋" w:hAnsi="仿宋" w:cs="仿宋" w:hint="eastAsia"/>
            <w:sz w:val="32"/>
            <w:szCs w:val="32"/>
            <w:rPrChange w:id="274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2743" w:author="KOU IVY" w:date="2022-01-08T23:00:00Z">
        <w:r>
          <w:rPr>
            <w:rFonts w:ascii="仿宋" w:eastAsia="仿宋" w:hAnsi="仿宋" w:cs="仿宋" w:hint="eastAsia"/>
            <w:sz w:val="32"/>
            <w:szCs w:val="32"/>
            <w:rPrChange w:id="2744" w:author="ASUS" w:date="2022-01-09T23:32:00Z">
              <w:rPr>
                <w:rFonts w:hint="eastAsia"/>
                <w:sz w:val="28"/>
                <w:szCs w:val="28"/>
              </w:rPr>
            </w:rPrChange>
          </w:rPr>
          <w:t>、</w:t>
        </w:r>
      </w:ins>
      <w:r>
        <w:rPr>
          <w:rFonts w:ascii="仿宋" w:eastAsia="仿宋" w:hAnsi="仿宋" w:cs="仿宋" w:hint="eastAsia"/>
          <w:sz w:val="32"/>
          <w:szCs w:val="32"/>
          <w:rPrChange w:id="2745" w:author="ASUS" w:date="2022-01-09T23:32:00Z">
            <w:rPr>
              <w:rFonts w:hint="eastAsia"/>
              <w:sz w:val="28"/>
              <w:szCs w:val="28"/>
            </w:rPr>
          </w:rPrChange>
        </w:rPr>
        <w:t>甘草</w:t>
      </w:r>
      <w:del w:id="2746" w:author="KOU IVY" w:date="2022-01-08T23:00:00Z">
        <w:r>
          <w:rPr>
            <w:rFonts w:ascii="仿宋" w:eastAsia="仿宋" w:hAnsi="仿宋" w:cs="仿宋" w:hint="eastAsia"/>
            <w:sz w:val="32"/>
            <w:szCs w:val="32"/>
            <w:rPrChange w:id="274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2748" w:author="KOU IVY" w:date="2022-01-08T23:00:00Z">
        <w:r>
          <w:rPr>
            <w:rFonts w:ascii="仿宋" w:eastAsia="仿宋" w:hAnsi="仿宋" w:cs="仿宋" w:hint="eastAsia"/>
            <w:sz w:val="32"/>
            <w:szCs w:val="32"/>
            <w:rPrChange w:id="2749" w:author="ASUS" w:date="2022-01-09T23:32:00Z">
              <w:rPr>
                <w:rFonts w:hint="eastAsia"/>
                <w:sz w:val="28"/>
                <w:szCs w:val="28"/>
              </w:rPr>
            </w:rPrChange>
          </w:rPr>
          <w:t>、</w:t>
        </w:r>
      </w:ins>
      <w:r>
        <w:rPr>
          <w:rFonts w:ascii="仿宋" w:eastAsia="仿宋" w:hAnsi="仿宋" w:cs="仿宋" w:hint="eastAsia"/>
          <w:sz w:val="32"/>
          <w:szCs w:val="32"/>
          <w:rPrChange w:id="2750" w:author="ASUS" w:date="2022-01-09T23:32:00Z">
            <w:rPr>
              <w:rFonts w:hint="eastAsia"/>
              <w:sz w:val="28"/>
              <w:szCs w:val="28"/>
            </w:rPr>
          </w:rPrChange>
        </w:rPr>
        <w:t>大枣</w:t>
      </w:r>
      <w:del w:id="2751" w:author="KOU IVY" w:date="2022-01-08T23:00:00Z">
        <w:r>
          <w:rPr>
            <w:rFonts w:ascii="仿宋" w:eastAsia="仿宋" w:hAnsi="仿宋" w:cs="仿宋" w:hint="eastAsia"/>
            <w:sz w:val="32"/>
            <w:szCs w:val="32"/>
            <w:rPrChange w:id="275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2753" w:author="KOU IVY" w:date="2022-01-08T23:00:00Z">
        <w:r>
          <w:rPr>
            <w:rFonts w:ascii="仿宋" w:eastAsia="仿宋" w:hAnsi="仿宋" w:cs="仿宋" w:hint="eastAsia"/>
            <w:sz w:val="32"/>
            <w:szCs w:val="32"/>
            <w:rPrChange w:id="2754" w:author="ASUS" w:date="2022-01-09T23:32:00Z">
              <w:rPr>
                <w:rFonts w:hint="eastAsia"/>
                <w:sz w:val="28"/>
                <w:szCs w:val="28"/>
              </w:rPr>
            </w:rPrChange>
          </w:rPr>
          <w:t>、</w:t>
        </w:r>
      </w:ins>
      <w:r>
        <w:rPr>
          <w:rFonts w:ascii="仿宋" w:eastAsia="仿宋" w:hAnsi="仿宋" w:cs="仿宋" w:hint="eastAsia"/>
          <w:sz w:val="32"/>
          <w:szCs w:val="32"/>
          <w:rPrChange w:id="2755" w:author="ASUS" w:date="2022-01-09T23:32:00Z">
            <w:rPr>
              <w:rFonts w:hint="eastAsia"/>
              <w:sz w:val="28"/>
              <w:szCs w:val="28"/>
            </w:rPr>
          </w:rPrChange>
        </w:rPr>
        <w:t>酸枣仁配伍绝对效果好</w:t>
      </w:r>
      <w:del w:id="2756" w:author="KOU IVY" w:date="2022-01-08T23:00:00Z">
        <w:r>
          <w:rPr>
            <w:rFonts w:ascii="仿宋" w:eastAsia="仿宋" w:hAnsi="仿宋" w:cs="仿宋" w:hint="eastAsia"/>
            <w:sz w:val="32"/>
            <w:szCs w:val="32"/>
            <w:rPrChange w:id="275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）</w:delText>
        </w:r>
      </w:del>
      <w:r>
        <w:rPr>
          <w:rFonts w:ascii="仿宋" w:eastAsia="仿宋" w:hAnsi="仿宋" w:cs="仿宋" w:hint="eastAsia"/>
          <w:sz w:val="32"/>
          <w:szCs w:val="32"/>
          <w:rPrChange w:id="2758" w:author="ASUS" w:date="2022-01-09T23:32:00Z">
            <w:rPr>
              <w:rFonts w:hint="eastAsia"/>
              <w:sz w:val="28"/>
              <w:szCs w:val="28"/>
            </w:rPr>
          </w:rPrChange>
        </w:rPr>
        <w:t>。莲子从水中</w:t>
      </w:r>
      <w:del w:id="2759" w:author="KOU IVY" w:date="2022-01-08T23:02:00Z">
        <w:r>
          <w:rPr>
            <w:rFonts w:ascii="仿宋" w:eastAsia="仿宋" w:hAnsi="仿宋" w:cs="仿宋" w:hint="eastAsia"/>
            <w:sz w:val="32"/>
            <w:szCs w:val="32"/>
            <w:rPrChange w:id="276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上</w:delText>
        </w:r>
      </w:del>
      <w:ins w:id="2761" w:author="KOU IVY" w:date="2022-01-08T23:02:00Z">
        <w:r>
          <w:rPr>
            <w:rFonts w:ascii="仿宋" w:eastAsia="仿宋" w:hAnsi="仿宋" w:cs="仿宋" w:hint="eastAsia"/>
            <w:sz w:val="32"/>
            <w:szCs w:val="32"/>
            <w:rPrChange w:id="2762" w:author="ASUS" w:date="2022-01-09T23:32:00Z">
              <w:rPr>
                <w:rFonts w:hint="eastAsia"/>
                <w:sz w:val="28"/>
                <w:szCs w:val="28"/>
              </w:rPr>
            </w:rPrChange>
          </w:rPr>
          <w:t>长</w:t>
        </w:r>
      </w:ins>
      <w:r>
        <w:rPr>
          <w:rFonts w:ascii="仿宋" w:eastAsia="仿宋" w:hAnsi="仿宋" w:cs="仿宋" w:hint="eastAsia"/>
          <w:sz w:val="32"/>
          <w:szCs w:val="32"/>
          <w:rPrChange w:id="2763" w:author="ASUS" w:date="2022-01-09T23:32:00Z">
            <w:rPr>
              <w:rFonts w:hint="eastAsia"/>
              <w:sz w:val="28"/>
              <w:szCs w:val="28"/>
            </w:rPr>
          </w:rPrChange>
        </w:rPr>
        <w:t>出来</w:t>
      </w:r>
      <w:del w:id="2764" w:author="KOU IVY" w:date="2022-01-08T23:02:00Z">
        <w:r>
          <w:rPr>
            <w:rFonts w:ascii="仿宋" w:eastAsia="仿宋" w:hAnsi="仿宋" w:cs="仿宋" w:hint="eastAsia"/>
            <w:sz w:val="32"/>
            <w:szCs w:val="32"/>
            <w:rPrChange w:id="276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的</w:delText>
        </w:r>
      </w:del>
      <w:r>
        <w:rPr>
          <w:rFonts w:ascii="仿宋" w:eastAsia="仿宋" w:hAnsi="仿宋" w:cs="仿宋" w:hint="eastAsia"/>
          <w:sz w:val="32"/>
          <w:szCs w:val="32"/>
          <w:rPrChange w:id="2766" w:author="ASUS" w:date="2022-01-09T23:32:00Z">
            <w:rPr>
              <w:rFonts w:hint="eastAsia"/>
              <w:sz w:val="28"/>
              <w:szCs w:val="28"/>
            </w:rPr>
          </w:rPrChange>
        </w:rPr>
        <w:t>，水有清火作用。厚朴苦温，</w:t>
      </w:r>
      <w:del w:id="2767" w:author="KOU IVY" w:date="2022-01-08T23:02:00Z">
        <w:r>
          <w:rPr>
            <w:rFonts w:ascii="仿宋" w:eastAsia="仿宋" w:hAnsi="仿宋" w:cs="仿宋" w:hint="eastAsia"/>
            <w:sz w:val="32"/>
            <w:szCs w:val="32"/>
            <w:rPrChange w:id="276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用来干嘛？皮，</w:delText>
        </w:r>
      </w:del>
      <w:r>
        <w:rPr>
          <w:rFonts w:ascii="仿宋" w:eastAsia="仿宋" w:hAnsi="仿宋" w:cs="仿宋" w:hint="eastAsia"/>
          <w:sz w:val="32"/>
          <w:szCs w:val="32"/>
          <w:rPrChange w:id="2769" w:author="ASUS" w:date="2022-01-09T23:32:00Z">
            <w:rPr>
              <w:rFonts w:hint="eastAsia"/>
              <w:sz w:val="28"/>
              <w:szCs w:val="28"/>
            </w:rPr>
          </w:rPrChange>
        </w:rPr>
        <w:t>皮</w:t>
      </w:r>
      <w:del w:id="2770" w:author="KOU IVY" w:date="2022-01-08T23:03:00Z">
        <w:r>
          <w:rPr>
            <w:rFonts w:ascii="仿宋" w:eastAsia="仿宋" w:hAnsi="仿宋" w:cs="仿宋" w:hint="eastAsia"/>
            <w:sz w:val="32"/>
            <w:szCs w:val="32"/>
            <w:rPrChange w:id="277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有</w:delText>
        </w:r>
      </w:del>
      <w:r>
        <w:rPr>
          <w:rFonts w:ascii="仿宋" w:eastAsia="仿宋" w:hAnsi="仿宋" w:cs="仿宋" w:hint="eastAsia"/>
          <w:sz w:val="32"/>
          <w:szCs w:val="32"/>
          <w:rPrChange w:id="2772" w:author="ASUS" w:date="2022-01-09T23:32:00Z">
            <w:rPr>
              <w:rFonts w:hint="eastAsia"/>
              <w:sz w:val="28"/>
              <w:szCs w:val="28"/>
            </w:rPr>
          </w:rPrChange>
        </w:rPr>
        <w:t>收敛，发挥降的作用，厚朴</w:t>
      </w:r>
      <w:del w:id="2773" w:author="KOU IVY" w:date="2022-01-08T23:03:00Z">
        <w:r>
          <w:rPr>
            <w:rFonts w:ascii="仿宋" w:eastAsia="仿宋" w:hAnsi="仿宋" w:cs="仿宋" w:hint="eastAsia"/>
            <w:sz w:val="32"/>
            <w:szCs w:val="32"/>
            <w:rPrChange w:id="277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苦温</w:delText>
        </w:r>
      </w:del>
      <w:r>
        <w:rPr>
          <w:rFonts w:ascii="仿宋" w:eastAsia="仿宋" w:hAnsi="仿宋" w:cs="仿宋" w:hint="eastAsia"/>
          <w:sz w:val="32"/>
          <w:szCs w:val="32"/>
          <w:rPrChange w:id="2775" w:author="ASUS" w:date="2022-01-09T23:32:00Z">
            <w:rPr>
              <w:rFonts w:hint="eastAsia"/>
              <w:sz w:val="28"/>
              <w:szCs w:val="28"/>
            </w:rPr>
          </w:rPrChange>
        </w:rPr>
        <w:t>比苍术温和得多，所以我</w:t>
      </w:r>
      <w:del w:id="2776" w:author="KOU IVY" w:date="2022-01-08T23:03:00Z">
        <w:r>
          <w:rPr>
            <w:rFonts w:ascii="仿宋" w:eastAsia="仿宋" w:hAnsi="仿宋" w:cs="仿宋" w:hint="eastAsia"/>
            <w:sz w:val="32"/>
            <w:szCs w:val="32"/>
            <w:rPrChange w:id="277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们选药是</w:delText>
        </w:r>
      </w:del>
      <w:r>
        <w:rPr>
          <w:rFonts w:ascii="仿宋" w:eastAsia="仿宋" w:hAnsi="仿宋" w:cs="仿宋" w:hint="eastAsia"/>
          <w:sz w:val="32"/>
          <w:szCs w:val="32"/>
          <w:rPrChange w:id="2778" w:author="ASUS" w:date="2022-01-09T23:32:00Z">
            <w:rPr>
              <w:rFonts w:hint="eastAsia"/>
              <w:sz w:val="28"/>
              <w:szCs w:val="28"/>
            </w:rPr>
          </w:rPrChange>
        </w:rPr>
        <w:t>这样选</w:t>
      </w:r>
      <w:ins w:id="2779" w:author="KOU IVY" w:date="2022-01-08T23:03:00Z">
        <w:r>
          <w:rPr>
            <w:rFonts w:ascii="仿宋" w:eastAsia="仿宋" w:hAnsi="仿宋" w:cs="仿宋" w:hint="eastAsia"/>
            <w:sz w:val="32"/>
            <w:szCs w:val="32"/>
            <w:rPrChange w:id="2780" w:author="ASUS" w:date="2022-01-09T23:32:00Z">
              <w:rPr>
                <w:rFonts w:hint="eastAsia"/>
                <w:sz w:val="28"/>
                <w:szCs w:val="28"/>
              </w:rPr>
            </w:rPrChange>
          </w:rPr>
          <w:t>药</w:t>
        </w:r>
      </w:ins>
      <w:ins w:id="2781" w:author="KOU IVY" w:date="2022-01-08T23:04:00Z">
        <w:r>
          <w:rPr>
            <w:rFonts w:ascii="仿宋" w:eastAsia="仿宋" w:hAnsi="仿宋" w:cs="仿宋" w:hint="eastAsia"/>
            <w:sz w:val="32"/>
            <w:szCs w:val="32"/>
            <w:rPrChange w:id="2782" w:author="ASUS" w:date="2022-01-09T23:32:00Z">
              <w:rPr>
                <w:rFonts w:hint="eastAsia"/>
                <w:sz w:val="28"/>
                <w:szCs w:val="28"/>
              </w:rPr>
            </w:rPrChange>
          </w:rPr>
          <w:t>、用药</w:t>
        </w:r>
      </w:ins>
      <w:del w:id="2783" w:author="KOU IVY" w:date="2022-01-08T23:04:00Z">
        <w:r>
          <w:rPr>
            <w:rFonts w:ascii="仿宋" w:eastAsia="仿宋" w:hAnsi="仿宋" w:cs="仿宋" w:hint="eastAsia"/>
            <w:sz w:val="32"/>
            <w:szCs w:val="32"/>
            <w:rPrChange w:id="278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的</w:delText>
        </w:r>
      </w:del>
      <w:r>
        <w:rPr>
          <w:rFonts w:ascii="仿宋" w:eastAsia="仿宋" w:hAnsi="仿宋" w:cs="仿宋" w:hint="eastAsia"/>
          <w:sz w:val="32"/>
          <w:szCs w:val="32"/>
          <w:rPrChange w:id="2785" w:author="ASUS" w:date="2022-01-09T23:32:00Z">
            <w:rPr>
              <w:rFonts w:hint="eastAsia"/>
              <w:sz w:val="28"/>
              <w:szCs w:val="28"/>
            </w:rPr>
          </w:rPrChange>
        </w:rPr>
        <w:t>。</w:t>
      </w:r>
    </w:p>
    <w:p w:rsidR="006B1471" w:rsidRPr="006B1471" w:rsidRDefault="00470CBE">
      <w:pPr>
        <w:ind w:firstLineChars="200" w:firstLine="640"/>
        <w:rPr>
          <w:ins w:id="2786" w:author="KOU IVY" w:date="2022-01-08T23:12:00Z"/>
          <w:rFonts w:ascii="仿宋" w:eastAsia="仿宋" w:hAnsi="仿宋" w:cs="仿宋"/>
          <w:sz w:val="32"/>
          <w:szCs w:val="32"/>
          <w:rPrChange w:id="2787" w:author="ASUS" w:date="2022-01-09T23:32:00Z">
            <w:rPr>
              <w:ins w:id="2788" w:author="KOU IVY" w:date="2022-01-08T23:12:00Z"/>
              <w:sz w:val="28"/>
              <w:szCs w:val="28"/>
            </w:rPr>
          </w:rPrChange>
        </w:rPr>
      </w:pPr>
      <w:r>
        <w:rPr>
          <w:rFonts w:ascii="仿宋" w:eastAsia="仿宋" w:hAnsi="仿宋" w:cs="仿宋" w:hint="eastAsia"/>
          <w:sz w:val="32"/>
          <w:szCs w:val="32"/>
          <w:rPrChange w:id="2789" w:author="ASUS" w:date="2022-01-09T23:32:00Z">
            <w:rPr>
              <w:rFonts w:hint="eastAsia"/>
              <w:sz w:val="28"/>
              <w:szCs w:val="28"/>
            </w:rPr>
          </w:rPrChange>
        </w:rPr>
        <w:t>现在你们跟我学中医，也是比较温和的</w:t>
      </w:r>
      <w:del w:id="2790" w:author="KOU IVY" w:date="2022-01-08T23:05:00Z">
        <w:r>
          <w:rPr>
            <w:rFonts w:ascii="仿宋" w:eastAsia="仿宋" w:hAnsi="仿宋" w:cs="仿宋" w:hint="eastAsia"/>
            <w:sz w:val="32"/>
            <w:szCs w:val="32"/>
            <w:rPrChange w:id="279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2792" w:author="KOU IVY" w:date="2022-01-08T23:05:00Z">
        <w:r>
          <w:rPr>
            <w:rFonts w:ascii="仿宋" w:eastAsia="仿宋" w:hAnsi="仿宋" w:cs="仿宋" w:hint="eastAsia"/>
            <w:sz w:val="32"/>
            <w:szCs w:val="32"/>
            <w:rPrChange w:id="2793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r>
        <w:rPr>
          <w:rFonts w:ascii="仿宋" w:eastAsia="仿宋" w:hAnsi="仿宋" w:cs="仿宋" w:hint="eastAsia"/>
          <w:sz w:val="32"/>
          <w:szCs w:val="32"/>
          <w:rPrChange w:id="2794" w:author="ASUS" w:date="2022-01-09T23:32:00Z">
            <w:rPr>
              <w:rFonts w:hint="eastAsia"/>
              <w:sz w:val="28"/>
              <w:szCs w:val="28"/>
            </w:rPr>
          </w:rPrChange>
        </w:rPr>
        <w:t>现在的病人身体都比较虚，需要慢慢温和治，快不起来，乱治的病人都是心情急躁带来的</w:t>
      </w:r>
      <w:del w:id="2795" w:author="KOU IVY" w:date="2022-01-08T23:06:00Z">
        <w:r>
          <w:rPr>
            <w:rFonts w:ascii="仿宋" w:eastAsia="仿宋" w:hAnsi="仿宋" w:cs="仿宋" w:hint="eastAsia"/>
            <w:sz w:val="32"/>
            <w:szCs w:val="32"/>
            <w:rPrChange w:id="279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2797" w:author="KOU IVY" w:date="2022-01-08T23:06:00Z">
        <w:r>
          <w:rPr>
            <w:rFonts w:ascii="仿宋" w:eastAsia="仿宋" w:hAnsi="仿宋" w:cs="仿宋" w:hint="eastAsia"/>
            <w:sz w:val="32"/>
            <w:szCs w:val="32"/>
            <w:rPrChange w:id="2798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ins w:id="2799" w:author="KOU IVY" w:date="2022-01-08T23:09:00Z">
        <w:r>
          <w:rPr>
            <w:rFonts w:ascii="仿宋" w:eastAsia="仿宋" w:hAnsi="仿宋" w:cs="仿宋" w:hint="eastAsia"/>
            <w:sz w:val="32"/>
            <w:szCs w:val="32"/>
            <w:rPrChange w:id="2800" w:author="ASUS" w:date="2022-01-09T23:32:00Z">
              <w:rPr>
                <w:rFonts w:hint="eastAsia"/>
                <w:sz w:val="28"/>
                <w:szCs w:val="28"/>
              </w:rPr>
            </w:rPrChange>
          </w:rPr>
          <w:t>做中医，</w:t>
        </w:r>
      </w:ins>
      <w:ins w:id="2801" w:author="KOU IVY" w:date="2022-01-08T23:11:00Z">
        <w:r>
          <w:rPr>
            <w:rFonts w:ascii="仿宋" w:eastAsia="仿宋" w:hAnsi="仿宋" w:cs="仿宋" w:hint="eastAsia"/>
            <w:sz w:val="32"/>
            <w:szCs w:val="32"/>
            <w:rPrChange w:id="2802" w:author="ASUS" w:date="2022-01-09T23:32:00Z">
              <w:rPr>
                <w:rFonts w:hint="eastAsia"/>
                <w:sz w:val="28"/>
                <w:szCs w:val="28"/>
              </w:rPr>
            </w:rPrChange>
          </w:rPr>
          <w:t>沉淀于中医，</w:t>
        </w:r>
      </w:ins>
      <w:ins w:id="2803" w:author="KOU IVY" w:date="2022-01-08T23:09:00Z">
        <w:r>
          <w:rPr>
            <w:rFonts w:ascii="仿宋" w:eastAsia="仿宋" w:hAnsi="仿宋" w:cs="仿宋" w:hint="eastAsia"/>
            <w:sz w:val="32"/>
            <w:szCs w:val="32"/>
            <w:rPrChange w:id="2804" w:author="ASUS" w:date="2022-01-09T23:32:00Z">
              <w:rPr>
                <w:rFonts w:hint="eastAsia"/>
                <w:sz w:val="28"/>
                <w:szCs w:val="28"/>
              </w:rPr>
            </w:rPrChange>
          </w:rPr>
          <w:t>就会有职业特性，</w:t>
        </w:r>
      </w:ins>
      <w:ins w:id="2805" w:author="KOU IVY" w:date="2022-01-08T23:10:00Z">
        <w:r>
          <w:rPr>
            <w:rFonts w:ascii="仿宋" w:eastAsia="仿宋" w:hAnsi="仿宋" w:cs="仿宋" w:hint="eastAsia"/>
            <w:sz w:val="32"/>
            <w:szCs w:val="32"/>
            <w:rPrChange w:id="2806" w:author="ASUS" w:date="2022-01-09T23:32:00Z">
              <w:rPr>
                <w:rFonts w:hint="eastAsia"/>
                <w:sz w:val="28"/>
                <w:szCs w:val="28"/>
              </w:rPr>
            </w:rPrChange>
          </w:rPr>
          <w:t>就会成为中医，这是</w:t>
        </w:r>
      </w:ins>
      <w:ins w:id="2807" w:author="KOU IVY" w:date="2022-01-08T23:11:00Z">
        <w:r>
          <w:rPr>
            <w:rFonts w:ascii="仿宋" w:eastAsia="仿宋" w:hAnsi="仿宋" w:cs="仿宋" w:hint="eastAsia"/>
            <w:sz w:val="32"/>
            <w:szCs w:val="32"/>
            <w:rPrChange w:id="2808" w:author="ASUS" w:date="2022-01-09T23:32:00Z">
              <w:rPr>
                <w:rFonts w:hint="eastAsia"/>
                <w:sz w:val="28"/>
                <w:szCs w:val="28"/>
              </w:rPr>
            </w:rPrChange>
          </w:rPr>
          <w:t>异化作用。当老师，</w:t>
        </w:r>
      </w:ins>
      <w:ins w:id="2809" w:author="KOU IVY" w:date="2022-01-08T23:12:00Z">
        <w:r>
          <w:rPr>
            <w:rFonts w:ascii="仿宋" w:eastAsia="仿宋" w:hAnsi="仿宋" w:cs="仿宋" w:hint="eastAsia"/>
            <w:sz w:val="32"/>
            <w:szCs w:val="32"/>
            <w:rPrChange w:id="2810" w:author="ASUS" w:date="2022-01-09T23:32:00Z">
              <w:rPr>
                <w:rFonts w:hint="eastAsia"/>
                <w:sz w:val="28"/>
                <w:szCs w:val="28"/>
              </w:rPr>
            </w:rPrChange>
          </w:rPr>
          <w:t>沉淀于职业中，老师的那种气就会透出来</w:t>
        </w:r>
      </w:ins>
      <w:ins w:id="2811" w:author="KOU IVY" w:date="2022-01-08T23:13:00Z">
        <w:r>
          <w:rPr>
            <w:rFonts w:ascii="仿宋" w:eastAsia="仿宋" w:hAnsi="仿宋" w:cs="仿宋" w:hint="eastAsia"/>
            <w:sz w:val="32"/>
            <w:szCs w:val="32"/>
            <w:rPrChange w:id="2812" w:author="ASUS" w:date="2022-01-09T23:32:00Z">
              <w:rPr>
                <w:rFonts w:hint="eastAsia"/>
                <w:sz w:val="28"/>
                <w:szCs w:val="28"/>
              </w:rPr>
            </w:rPrChange>
          </w:rPr>
          <w:t>，从老师的长相就能看出来其上课风格。教语文的和</w:t>
        </w:r>
      </w:ins>
      <w:ins w:id="2813" w:author="KOU IVY" w:date="2022-01-08T23:14:00Z">
        <w:r>
          <w:rPr>
            <w:rFonts w:ascii="仿宋" w:eastAsia="仿宋" w:hAnsi="仿宋" w:cs="仿宋" w:hint="eastAsia"/>
            <w:sz w:val="32"/>
            <w:szCs w:val="32"/>
            <w:rPrChange w:id="2814" w:author="ASUS" w:date="2022-01-09T23:32:00Z">
              <w:rPr>
                <w:rFonts w:hint="eastAsia"/>
                <w:sz w:val="28"/>
                <w:szCs w:val="28"/>
              </w:rPr>
            </w:rPrChange>
          </w:rPr>
          <w:t>教数学的老师，性格特征一定很不同。</w:t>
        </w:r>
      </w:ins>
      <w:ins w:id="2815" w:author="KOU IVY" w:date="2022-01-08T23:15:00Z">
        <w:r>
          <w:rPr>
            <w:rFonts w:ascii="仿宋" w:eastAsia="仿宋" w:hAnsi="仿宋" w:cs="仿宋" w:hint="eastAsia"/>
            <w:sz w:val="32"/>
            <w:szCs w:val="32"/>
            <w:rPrChange w:id="2816" w:author="ASUS" w:date="2022-01-09T23:32:00Z">
              <w:rPr>
                <w:rFonts w:hint="eastAsia"/>
                <w:sz w:val="28"/>
                <w:szCs w:val="28"/>
              </w:rPr>
            </w:rPrChange>
          </w:rPr>
          <w:t>理科人写书也一定带有理科思维的痕迹。</w:t>
        </w:r>
      </w:ins>
    </w:p>
    <w:p w:rsidR="006B1471" w:rsidRPr="006B1471" w:rsidRDefault="00470CBE">
      <w:pPr>
        <w:ind w:firstLineChars="200" w:firstLine="640"/>
        <w:rPr>
          <w:rFonts w:ascii="仿宋" w:eastAsia="仿宋" w:hAnsi="仿宋" w:cs="仿宋"/>
          <w:sz w:val="32"/>
          <w:szCs w:val="32"/>
          <w:rPrChange w:id="2817" w:author="ASUS" w:date="2022-01-09T23:32:00Z">
            <w:rPr>
              <w:sz w:val="28"/>
              <w:szCs w:val="28"/>
            </w:rPr>
          </w:rPrChange>
        </w:rPr>
      </w:pPr>
      <w:del w:id="2818" w:author="KOU IVY" w:date="2022-01-08T23:16:00Z">
        <w:r>
          <w:rPr>
            <w:rFonts w:ascii="仿宋" w:eastAsia="仿宋" w:hAnsi="仿宋" w:cs="仿宋" w:hint="eastAsia"/>
            <w:sz w:val="32"/>
            <w:szCs w:val="32"/>
            <w:rPrChange w:id="281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今天把</w:delText>
        </w:r>
      </w:del>
      <w:r>
        <w:rPr>
          <w:rFonts w:ascii="仿宋" w:eastAsia="仿宋" w:hAnsi="仿宋" w:cs="仿宋" w:hint="eastAsia"/>
          <w:sz w:val="32"/>
          <w:szCs w:val="32"/>
          <w:rPrChange w:id="2820" w:author="ASUS" w:date="2022-01-09T23:32:00Z">
            <w:rPr>
              <w:rFonts w:hint="eastAsia"/>
              <w:sz w:val="28"/>
              <w:szCs w:val="28"/>
            </w:rPr>
          </w:rPrChange>
        </w:rPr>
        <w:t>平胃散治湿，</w:t>
      </w:r>
      <w:ins w:id="2821" w:author="KOU IVY" w:date="2022-01-08T23:16:00Z">
        <w:r>
          <w:rPr>
            <w:rFonts w:ascii="仿宋" w:eastAsia="仿宋" w:hAnsi="仿宋" w:cs="仿宋" w:hint="eastAsia"/>
            <w:sz w:val="32"/>
            <w:szCs w:val="32"/>
            <w:rPrChange w:id="2822" w:author="ASUS" w:date="2022-01-09T23:32:00Z">
              <w:rPr>
                <w:rFonts w:hint="eastAsia"/>
                <w:sz w:val="28"/>
                <w:szCs w:val="28"/>
              </w:rPr>
            </w:rPrChange>
          </w:rPr>
          <w:t>是</w:t>
        </w:r>
      </w:ins>
      <w:r>
        <w:rPr>
          <w:rFonts w:ascii="仿宋" w:eastAsia="仿宋" w:hAnsi="仿宋" w:cs="仿宋" w:hint="eastAsia"/>
          <w:sz w:val="32"/>
          <w:szCs w:val="32"/>
          <w:rPrChange w:id="2823" w:author="ASUS" w:date="2022-01-09T23:32:00Z">
            <w:rPr>
              <w:rFonts w:hint="eastAsia"/>
              <w:sz w:val="28"/>
              <w:szCs w:val="28"/>
            </w:rPr>
          </w:rPrChange>
        </w:rPr>
        <w:t>通过它的燥性来治湿，燥性怎么来的</w:t>
      </w:r>
      <w:del w:id="2824" w:author="KOU IVY" w:date="2022-01-08T23:16:00Z">
        <w:r>
          <w:rPr>
            <w:rFonts w:ascii="仿宋" w:eastAsia="仿宋" w:hAnsi="仿宋" w:cs="仿宋" w:hint="eastAsia"/>
            <w:sz w:val="32"/>
            <w:szCs w:val="32"/>
            <w:rPrChange w:id="282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2826" w:author="KOU IVY" w:date="2022-01-08T23:16:00Z">
        <w:r>
          <w:rPr>
            <w:rFonts w:ascii="仿宋" w:eastAsia="仿宋" w:hAnsi="仿宋" w:cs="仿宋" w:hint="eastAsia"/>
            <w:sz w:val="32"/>
            <w:szCs w:val="32"/>
            <w:rPrChange w:id="2827" w:author="ASUS" w:date="2022-01-09T23:32:00Z">
              <w:rPr>
                <w:rFonts w:hint="eastAsia"/>
                <w:sz w:val="28"/>
                <w:szCs w:val="28"/>
              </w:rPr>
            </w:rPrChange>
          </w:rPr>
          <w:t>？</w:t>
        </w:r>
      </w:ins>
      <w:r>
        <w:rPr>
          <w:rFonts w:ascii="仿宋" w:eastAsia="仿宋" w:hAnsi="仿宋" w:cs="仿宋" w:hint="eastAsia"/>
          <w:sz w:val="32"/>
          <w:szCs w:val="32"/>
          <w:rPrChange w:id="2828" w:author="ASUS" w:date="2022-01-09T23:32:00Z">
            <w:rPr>
              <w:rFonts w:hint="eastAsia"/>
              <w:sz w:val="28"/>
              <w:szCs w:val="28"/>
            </w:rPr>
          </w:rPrChange>
        </w:rPr>
        <w:t>要选</w:t>
      </w:r>
      <w:del w:id="2829" w:author="KOU IVY" w:date="2022-01-08T23:17:00Z">
        <w:r>
          <w:rPr>
            <w:rFonts w:ascii="仿宋" w:eastAsia="仿宋" w:hAnsi="仿宋" w:cs="仿宋" w:hint="eastAsia"/>
            <w:sz w:val="32"/>
            <w:szCs w:val="32"/>
            <w:rPrChange w:id="283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辛，</w:delText>
        </w:r>
      </w:del>
      <w:r>
        <w:rPr>
          <w:rFonts w:ascii="仿宋" w:eastAsia="仿宋" w:hAnsi="仿宋" w:cs="仿宋" w:hint="eastAsia"/>
          <w:sz w:val="32"/>
          <w:szCs w:val="32"/>
          <w:rPrChange w:id="2831" w:author="ASUS" w:date="2022-01-09T23:32:00Z">
            <w:rPr>
              <w:rFonts w:hint="eastAsia"/>
              <w:sz w:val="28"/>
              <w:szCs w:val="28"/>
            </w:rPr>
          </w:rPrChange>
        </w:rPr>
        <w:t>辛</w:t>
      </w:r>
      <w:del w:id="2832" w:author="KOU IVY" w:date="2022-01-08T23:17:00Z">
        <w:r>
          <w:rPr>
            <w:rFonts w:ascii="仿宋" w:eastAsia="仿宋" w:hAnsi="仿宋" w:cs="仿宋" w:hint="eastAsia"/>
            <w:sz w:val="32"/>
            <w:szCs w:val="32"/>
            <w:rPrChange w:id="283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之</w:delText>
        </w:r>
      </w:del>
      <w:ins w:id="2834" w:author="KOU IVY" w:date="2022-01-08T23:17:00Z">
        <w:r>
          <w:rPr>
            <w:rFonts w:ascii="仿宋" w:eastAsia="仿宋" w:hAnsi="仿宋" w:cs="仿宋" w:hint="eastAsia"/>
            <w:sz w:val="32"/>
            <w:szCs w:val="32"/>
            <w:rPrChange w:id="2835" w:author="ASUS" w:date="2022-01-09T23:32:00Z">
              <w:rPr>
                <w:rFonts w:hint="eastAsia"/>
                <w:sz w:val="28"/>
                <w:szCs w:val="28"/>
              </w:rPr>
            </w:rPrChange>
          </w:rPr>
          <w:t>味</w:t>
        </w:r>
      </w:ins>
      <w:r>
        <w:rPr>
          <w:rFonts w:ascii="仿宋" w:eastAsia="仿宋" w:hAnsi="仿宋" w:cs="仿宋" w:hint="eastAsia"/>
          <w:sz w:val="32"/>
          <w:szCs w:val="32"/>
          <w:rPrChange w:id="2836" w:author="ASUS" w:date="2022-01-09T23:32:00Z">
            <w:rPr>
              <w:rFonts w:hint="eastAsia"/>
              <w:sz w:val="28"/>
              <w:szCs w:val="28"/>
            </w:rPr>
          </w:rPrChange>
        </w:rPr>
        <w:t>重者</w:t>
      </w:r>
      <w:del w:id="2837" w:author="KOU IVY" w:date="2022-01-08T23:17:00Z">
        <w:r>
          <w:rPr>
            <w:rFonts w:ascii="仿宋" w:eastAsia="仿宋" w:hAnsi="仿宋" w:cs="仿宋" w:hint="eastAsia"/>
            <w:sz w:val="32"/>
            <w:szCs w:val="32"/>
            <w:rPrChange w:id="283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（</w:delText>
        </w:r>
      </w:del>
      <w:ins w:id="2839" w:author="KOU IVY" w:date="2022-01-08T23:17:00Z">
        <w:r>
          <w:rPr>
            <w:rFonts w:ascii="仿宋" w:eastAsia="仿宋" w:hAnsi="仿宋" w:cs="仿宋" w:hint="eastAsia"/>
            <w:sz w:val="32"/>
            <w:szCs w:val="32"/>
            <w:rPrChange w:id="2840" w:author="ASUS" w:date="2022-01-09T23:32:00Z">
              <w:rPr>
                <w:rFonts w:hint="eastAsia"/>
                <w:sz w:val="28"/>
                <w:szCs w:val="28"/>
              </w:rPr>
            </w:rPrChange>
          </w:rPr>
          <w:t>，</w:t>
        </w:r>
      </w:ins>
      <w:r>
        <w:rPr>
          <w:rFonts w:ascii="仿宋" w:eastAsia="仿宋" w:hAnsi="仿宋" w:cs="仿宋" w:hint="eastAsia"/>
          <w:sz w:val="32"/>
          <w:szCs w:val="32"/>
          <w:rPrChange w:id="2841" w:author="ASUS" w:date="2022-01-09T23:32:00Z">
            <w:rPr>
              <w:rFonts w:hint="eastAsia"/>
              <w:sz w:val="28"/>
              <w:szCs w:val="28"/>
            </w:rPr>
          </w:rPrChange>
        </w:rPr>
        <w:t>这里</w:t>
      </w:r>
      <w:del w:id="2842" w:author="KOU IVY" w:date="2022-01-08T23:17:00Z">
        <w:r>
          <w:rPr>
            <w:rFonts w:ascii="仿宋" w:eastAsia="仿宋" w:hAnsi="仿宋" w:cs="仿宋" w:hint="eastAsia"/>
            <w:sz w:val="32"/>
            <w:szCs w:val="32"/>
            <w:rPrChange w:id="284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告诉</w:delText>
        </w:r>
      </w:del>
      <w:ins w:id="2844" w:author="KOU IVY" w:date="2022-01-08T23:17:00Z">
        <w:r>
          <w:rPr>
            <w:rFonts w:ascii="仿宋" w:eastAsia="仿宋" w:hAnsi="仿宋" w:cs="仿宋" w:hint="eastAsia"/>
            <w:sz w:val="32"/>
            <w:szCs w:val="32"/>
            <w:rPrChange w:id="2845" w:author="ASUS" w:date="2022-01-09T23:32:00Z">
              <w:rPr>
                <w:rFonts w:hint="eastAsia"/>
                <w:sz w:val="28"/>
                <w:szCs w:val="28"/>
              </w:rPr>
            </w:rPrChange>
          </w:rPr>
          <w:t>教</w:t>
        </w:r>
      </w:ins>
      <w:r>
        <w:rPr>
          <w:rFonts w:ascii="仿宋" w:eastAsia="仿宋" w:hAnsi="仿宋" w:cs="仿宋" w:hint="eastAsia"/>
          <w:sz w:val="32"/>
          <w:szCs w:val="32"/>
          <w:rPrChange w:id="2846" w:author="ASUS" w:date="2022-01-09T23:32:00Z">
            <w:rPr>
              <w:rFonts w:hint="eastAsia"/>
              <w:sz w:val="28"/>
              <w:szCs w:val="28"/>
            </w:rPr>
          </w:rPrChange>
        </w:rPr>
        <w:t>我们</w:t>
      </w:r>
      <w:ins w:id="2847" w:author="KOU IVY" w:date="2022-01-08T23:18:00Z">
        <w:r>
          <w:rPr>
            <w:rFonts w:ascii="仿宋" w:eastAsia="仿宋" w:hAnsi="仿宋" w:cs="仿宋" w:hint="eastAsia"/>
            <w:sz w:val="32"/>
            <w:szCs w:val="32"/>
            <w:rPrChange w:id="2848" w:author="ASUS" w:date="2022-01-09T23:32:00Z">
              <w:rPr>
                <w:rFonts w:hint="eastAsia"/>
                <w:sz w:val="28"/>
                <w:szCs w:val="28"/>
              </w:rPr>
            </w:rPrChange>
          </w:rPr>
          <w:t>如何</w:t>
        </w:r>
      </w:ins>
      <w:r>
        <w:rPr>
          <w:rFonts w:ascii="仿宋" w:eastAsia="仿宋" w:hAnsi="仿宋" w:cs="仿宋" w:hint="eastAsia"/>
          <w:sz w:val="32"/>
          <w:szCs w:val="32"/>
          <w:rPrChange w:id="2849" w:author="ASUS" w:date="2022-01-09T23:32:00Z">
            <w:rPr>
              <w:rFonts w:hint="eastAsia"/>
              <w:sz w:val="28"/>
              <w:szCs w:val="28"/>
            </w:rPr>
          </w:rPrChange>
        </w:rPr>
        <w:t>选药</w:t>
      </w:r>
      <w:ins w:id="2850" w:author="KOU IVY" w:date="2022-01-08T23:18:00Z">
        <w:r>
          <w:rPr>
            <w:rFonts w:ascii="仿宋" w:eastAsia="仿宋" w:hAnsi="仿宋" w:cs="仿宋" w:hint="eastAsia"/>
            <w:sz w:val="32"/>
            <w:szCs w:val="32"/>
            <w:rPrChange w:id="2851" w:author="ASUS" w:date="2022-01-09T23:32:00Z">
              <w:rPr>
                <w:rFonts w:hint="eastAsia"/>
                <w:sz w:val="28"/>
                <w:szCs w:val="28"/>
              </w:rPr>
            </w:rPrChange>
          </w:rPr>
          <w:t>用药</w:t>
        </w:r>
      </w:ins>
      <w:del w:id="2852" w:author="KOU IVY" w:date="2022-01-08T23:18:00Z">
        <w:r>
          <w:rPr>
            <w:rFonts w:ascii="仿宋" w:eastAsia="仿宋" w:hAnsi="仿宋" w:cs="仿宋" w:hint="eastAsia"/>
            <w:sz w:val="32"/>
            <w:szCs w:val="32"/>
            <w:rPrChange w:id="285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），</w:delText>
        </w:r>
      </w:del>
      <w:ins w:id="2854" w:author="KOU IVY" w:date="2022-01-08T23:18:00Z">
        <w:r>
          <w:rPr>
            <w:rFonts w:ascii="仿宋" w:eastAsia="仿宋" w:hAnsi="仿宋" w:cs="仿宋" w:hint="eastAsia"/>
            <w:sz w:val="32"/>
            <w:szCs w:val="32"/>
            <w:rPrChange w:id="2855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r>
        <w:rPr>
          <w:rFonts w:ascii="仿宋" w:eastAsia="仿宋" w:hAnsi="仿宋" w:cs="仿宋" w:hint="eastAsia"/>
          <w:sz w:val="32"/>
          <w:szCs w:val="32"/>
          <w:rPrChange w:id="2856" w:author="ASUS" w:date="2022-01-09T23:32:00Z">
            <w:rPr>
              <w:rFonts w:hint="eastAsia"/>
              <w:sz w:val="28"/>
              <w:szCs w:val="28"/>
            </w:rPr>
          </w:rPrChange>
        </w:rPr>
        <w:t>半夏</w:t>
      </w:r>
      <w:del w:id="2857" w:author="KOU IVY" w:date="2022-01-08T23:18:00Z">
        <w:r>
          <w:rPr>
            <w:rFonts w:ascii="仿宋" w:eastAsia="仿宋" w:hAnsi="仿宋" w:cs="仿宋" w:hint="eastAsia"/>
            <w:sz w:val="32"/>
            <w:szCs w:val="32"/>
            <w:rPrChange w:id="285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是不是辛，</w:delText>
        </w:r>
      </w:del>
      <w:ins w:id="2859" w:author="KOU IVY" w:date="2022-01-08T23:18:00Z">
        <w:r>
          <w:rPr>
            <w:rFonts w:ascii="仿宋" w:eastAsia="仿宋" w:hAnsi="仿宋" w:cs="仿宋" w:hint="eastAsia"/>
            <w:sz w:val="32"/>
            <w:szCs w:val="32"/>
            <w:rPrChange w:id="2860" w:author="ASUS" w:date="2022-01-09T23:32:00Z">
              <w:rPr>
                <w:rFonts w:hint="eastAsia"/>
                <w:sz w:val="28"/>
                <w:szCs w:val="28"/>
              </w:rPr>
            </w:rPrChange>
          </w:rPr>
          <w:t>、</w:t>
        </w:r>
      </w:ins>
      <w:r>
        <w:rPr>
          <w:rFonts w:ascii="仿宋" w:eastAsia="仿宋" w:hAnsi="仿宋" w:cs="仿宋" w:hint="eastAsia"/>
          <w:sz w:val="32"/>
          <w:szCs w:val="32"/>
          <w:rPrChange w:id="2861" w:author="ASUS" w:date="2022-01-09T23:32:00Z">
            <w:rPr>
              <w:rFonts w:hint="eastAsia"/>
              <w:sz w:val="28"/>
              <w:szCs w:val="28"/>
            </w:rPr>
          </w:rPrChange>
        </w:rPr>
        <w:t>苍术</w:t>
      </w:r>
      <w:del w:id="2862" w:author="KOU IVY" w:date="2022-01-08T23:18:00Z">
        <w:r>
          <w:rPr>
            <w:rFonts w:ascii="仿宋" w:eastAsia="仿宋" w:hAnsi="仿宋" w:cs="仿宋" w:hint="eastAsia"/>
            <w:sz w:val="32"/>
            <w:szCs w:val="32"/>
            <w:rPrChange w:id="286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是不是辛，</w:delText>
        </w:r>
      </w:del>
      <w:ins w:id="2864" w:author="KOU IVY" w:date="2022-01-08T23:18:00Z">
        <w:r>
          <w:rPr>
            <w:rFonts w:ascii="仿宋" w:eastAsia="仿宋" w:hAnsi="仿宋" w:cs="仿宋" w:hint="eastAsia"/>
            <w:sz w:val="32"/>
            <w:szCs w:val="32"/>
            <w:rPrChange w:id="2865" w:author="ASUS" w:date="2022-01-09T23:32:00Z">
              <w:rPr>
                <w:rFonts w:hint="eastAsia"/>
                <w:sz w:val="28"/>
                <w:szCs w:val="28"/>
              </w:rPr>
            </w:rPrChange>
          </w:rPr>
          <w:t>、</w:t>
        </w:r>
      </w:ins>
      <w:r>
        <w:rPr>
          <w:rFonts w:ascii="仿宋" w:eastAsia="仿宋" w:hAnsi="仿宋" w:cs="仿宋" w:hint="eastAsia"/>
          <w:sz w:val="32"/>
          <w:szCs w:val="32"/>
          <w:rPrChange w:id="2866" w:author="ASUS" w:date="2022-01-09T23:32:00Z">
            <w:rPr>
              <w:rFonts w:hint="eastAsia"/>
              <w:sz w:val="28"/>
              <w:szCs w:val="28"/>
            </w:rPr>
          </w:rPrChange>
        </w:rPr>
        <w:t>橘红</w:t>
      </w:r>
      <w:del w:id="2867" w:author="KOU IVY" w:date="2022-01-08T23:18:00Z">
        <w:r>
          <w:rPr>
            <w:rFonts w:ascii="仿宋" w:eastAsia="仿宋" w:hAnsi="仿宋" w:cs="仿宋" w:hint="eastAsia"/>
            <w:sz w:val="32"/>
            <w:szCs w:val="32"/>
            <w:rPrChange w:id="286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也</w:delText>
        </w:r>
      </w:del>
      <w:ins w:id="2869" w:author="KOU IVY" w:date="2022-01-08T23:18:00Z">
        <w:r>
          <w:rPr>
            <w:rFonts w:ascii="仿宋" w:eastAsia="仿宋" w:hAnsi="仿宋" w:cs="仿宋" w:hint="eastAsia"/>
            <w:sz w:val="32"/>
            <w:szCs w:val="32"/>
            <w:rPrChange w:id="2870" w:author="ASUS" w:date="2022-01-09T23:32:00Z">
              <w:rPr>
                <w:rFonts w:hint="eastAsia"/>
                <w:sz w:val="28"/>
                <w:szCs w:val="28"/>
              </w:rPr>
            </w:rPrChange>
          </w:rPr>
          <w:t>都是</w:t>
        </w:r>
      </w:ins>
      <w:r>
        <w:rPr>
          <w:rFonts w:ascii="仿宋" w:eastAsia="仿宋" w:hAnsi="仿宋" w:cs="仿宋" w:hint="eastAsia"/>
          <w:sz w:val="32"/>
          <w:szCs w:val="32"/>
          <w:rPrChange w:id="2871" w:author="ASUS" w:date="2022-01-09T23:32:00Z">
            <w:rPr>
              <w:rFonts w:hint="eastAsia"/>
              <w:sz w:val="28"/>
              <w:szCs w:val="28"/>
            </w:rPr>
          </w:rPrChange>
        </w:rPr>
        <w:t>辛，</w:t>
      </w:r>
      <w:ins w:id="2872" w:author="KOU IVY" w:date="2022-01-08T23:19:00Z">
        <w:r>
          <w:rPr>
            <w:rFonts w:ascii="仿宋" w:eastAsia="仿宋" w:hAnsi="仿宋" w:cs="仿宋" w:hint="eastAsia"/>
            <w:sz w:val="32"/>
            <w:szCs w:val="32"/>
            <w:rPrChange w:id="2873" w:author="ASUS" w:date="2022-01-09T23:32:00Z">
              <w:rPr>
                <w:rFonts w:hint="eastAsia"/>
                <w:sz w:val="28"/>
                <w:szCs w:val="28"/>
              </w:rPr>
            </w:rPrChange>
          </w:rPr>
          <w:t>辛之味越重，燥性越强，</w:t>
        </w:r>
      </w:ins>
      <w:del w:id="2874" w:author="KOU IVY" w:date="2022-01-08T23:18:00Z">
        <w:r>
          <w:rPr>
            <w:rFonts w:ascii="仿宋" w:eastAsia="仿宋" w:hAnsi="仿宋" w:cs="仿宋" w:hint="eastAsia"/>
            <w:sz w:val="32"/>
            <w:szCs w:val="32"/>
            <w:rPrChange w:id="287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对不对，所以我们辛，我们</w:delText>
        </w:r>
      </w:del>
      <w:del w:id="2876" w:author="KOU IVY" w:date="2022-01-08T23:19:00Z">
        <w:r>
          <w:rPr>
            <w:rFonts w:ascii="仿宋" w:eastAsia="仿宋" w:hAnsi="仿宋" w:cs="仿宋" w:hint="eastAsia"/>
            <w:sz w:val="32"/>
            <w:szCs w:val="32"/>
            <w:rPrChange w:id="287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要去</w:delText>
        </w:r>
      </w:del>
      <w:ins w:id="2878" w:author="KOU IVY" w:date="2022-01-08T23:19:00Z">
        <w:r>
          <w:rPr>
            <w:rFonts w:ascii="仿宋" w:eastAsia="仿宋" w:hAnsi="仿宋" w:cs="仿宋" w:hint="eastAsia"/>
            <w:sz w:val="32"/>
            <w:szCs w:val="32"/>
            <w:rPrChange w:id="2879" w:author="ASUS" w:date="2022-01-09T23:32:00Z">
              <w:rPr>
                <w:rFonts w:hint="eastAsia"/>
                <w:sz w:val="28"/>
                <w:szCs w:val="28"/>
              </w:rPr>
            </w:rPrChange>
          </w:rPr>
          <w:t>祛</w:t>
        </w:r>
      </w:ins>
      <w:r>
        <w:rPr>
          <w:rFonts w:ascii="仿宋" w:eastAsia="仿宋" w:hAnsi="仿宋" w:cs="仿宋" w:hint="eastAsia"/>
          <w:sz w:val="32"/>
          <w:szCs w:val="32"/>
          <w:rPrChange w:id="2880" w:author="ASUS" w:date="2022-01-09T23:32:00Z">
            <w:rPr>
              <w:rFonts w:hint="eastAsia"/>
              <w:sz w:val="28"/>
              <w:szCs w:val="28"/>
            </w:rPr>
          </w:rPrChange>
        </w:rPr>
        <w:t>湿</w:t>
      </w:r>
      <w:del w:id="2881" w:author="KOU IVY" w:date="2022-01-08T23:19:00Z">
        <w:r>
          <w:rPr>
            <w:rFonts w:ascii="仿宋" w:eastAsia="仿宋" w:hAnsi="仿宋" w:cs="仿宋" w:hint="eastAsia"/>
            <w:sz w:val="32"/>
            <w:szCs w:val="32"/>
            <w:rPrChange w:id="288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去得</w:delText>
        </w:r>
      </w:del>
      <w:ins w:id="2883" w:author="KOU IVY" w:date="2022-01-08T23:19:00Z">
        <w:r>
          <w:rPr>
            <w:rFonts w:ascii="仿宋" w:eastAsia="仿宋" w:hAnsi="仿宋" w:cs="仿宋" w:hint="eastAsia"/>
            <w:sz w:val="32"/>
            <w:szCs w:val="32"/>
            <w:rPrChange w:id="2884" w:author="ASUS" w:date="2022-01-09T23:32:00Z">
              <w:rPr>
                <w:rFonts w:hint="eastAsia"/>
                <w:sz w:val="28"/>
                <w:szCs w:val="28"/>
              </w:rPr>
            </w:rPrChange>
          </w:rPr>
          <w:t>越</w:t>
        </w:r>
      </w:ins>
      <w:r>
        <w:rPr>
          <w:rFonts w:ascii="仿宋" w:eastAsia="仿宋" w:hAnsi="仿宋" w:cs="仿宋" w:hint="eastAsia"/>
          <w:sz w:val="32"/>
          <w:szCs w:val="32"/>
          <w:rPrChange w:id="2885" w:author="ASUS" w:date="2022-01-09T23:32:00Z">
            <w:rPr>
              <w:rFonts w:hint="eastAsia"/>
              <w:sz w:val="28"/>
              <w:szCs w:val="28"/>
            </w:rPr>
          </w:rPrChange>
        </w:rPr>
        <w:t>快</w:t>
      </w:r>
      <w:del w:id="2886" w:author="KOU IVY" w:date="2022-01-08T23:19:00Z">
        <w:r>
          <w:rPr>
            <w:rFonts w:ascii="仿宋" w:eastAsia="仿宋" w:hAnsi="仿宋" w:cs="仿宋" w:hint="eastAsia"/>
            <w:sz w:val="32"/>
            <w:szCs w:val="32"/>
            <w:rPrChange w:id="288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，就是它的辛之味越重，也就是燥性越强，明白不，</w:delText>
        </w:r>
      </w:del>
      <w:ins w:id="2888" w:author="KOU IVY" w:date="2022-01-08T23:19:00Z">
        <w:r>
          <w:rPr>
            <w:rFonts w:ascii="仿宋" w:eastAsia="仿宋" w:hAnsi="仿宋" w:cs="仿宋" w:hint="eastAsia"/>
            <w:sz w:val="32"/>
            <w:szCs w:val="32"/>
            <w:rPrChange w:id="2889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r>
        <w:rPr>
          <w:rFonts w:ascii="仿宋" w:eastAsia="仿宋" w:hAnsi="仿宋" w:cs="仿宋" w:hint="eastAsia"/>
          <w:sz w:val="32"/>
          <w:szCs w:val="32"/>
          <w:rPrChange w:id="2890" w:author="ASUS" w:date="2022-01-09T23:32:00Z">
            <w:rPr>
              <w:rFonts w:hint="eastAsia"/>
              <w:sz w:val="28"/>
              <w:szCs w:val="28"/>
            </w:rPr>
          </w:rPrChange>
        </w:rPr>
        <w:t>辛之味重者</w:t>
      </w:r>
      <w:del w:id="2891" w:author="KOU IVY" w:date="2022-01-08T23:20:00Z">
        <w:r>
          <w:rPr>
            <w:rFonts w:ascii="仿宋" w:eastAsia="仿宋" w:hAnsi="仿宋" w:cs="仿宋" w:hint="eastAsia"/>
            <w:sz w:val="32"/>
            <w:szCs w:val="32"/>
            <w:rPrChange w:id="289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就</w:delText>
        </w:r>
      </w:del>
      <w:r>
        <w:rPr>
          <w:rFonts w:ascii="仿宋" w:eastAsia="仿宋" w:hAnsi="仿宋" w:cs="仿宋" w:hint="eastAsia"/>
          <w:sz w:val="32"/>
          <w:szCs w:val="32"/>
          <w:rPrChange w:id="2893" w:author="ASUS" w:date="2022-01-09T23:32:00Z">
            <w:rPr>
              <w:rFonts w:hint="eastAsia"/>
              <w:sz w:val="28"/>
              <w:szCs w:val="28"/>
            </w:rPr>
          </w:rPrChange>
        </w:rPr>
        <w:t>是发挥燥性，缓者就是化，温性就要发挥温化。半夏</w:t>
      </w:r>
      <w:del w:id="2894" w:author="KOU IVY" w:date="2022-01-08T23:20:00Z">
        <w:r>
          <w:rPr>
            <w:rFonts w:ascii="仿宋" w:eastAsia="仿宋" w:hAnsi="仿宋" w:cs="仿宋" w:hint="eastAsia"/>
            <w:sz w:val="32"/>
            <w:szCs w:val="32"/>
            <w:rPrChange w:id="289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辛，</w:delText>
        </w:r>
      </w:del>
      <w:r>
        <w:rPr>
          <w:rFonts w:ascii="仿宋" w:eastAsia="仿宋" w:hAnsi="仿宋" w:cs="仿宋" w:hint="eastAsia"/>
          <w:sz w:val="32"/>
          <w:szCs w:val="32"/>
          <w:rPrChange w:id="2896" w:author="ASUS" w:date="2022-01-09T23:32:00Z">
            <w:rPr>
              <w:rFonts w:hint="eastAsia"/>
              <w:sz w:val="28"/>
              <w:szCs w:val="28"/>
            </w:rPr>
          </w:rPrChange>
        </w:rPr>
        <w:t>有小毒</w:t>
      </w:r>
      <w:del w:id="2897" w:author="KOU IVY" w:date="2022-01-08T23:20:00Z">
        <w:r>
          <w:rPr>
            <w:rFonts w:ascii="仿宋" w:eastAsia="仿宋" w:hAnsi="仿宋" w:cs="仿宋" w:hint="eastAsia"/>
            <w:sz w:val="32"/>
            <w:szCs w:val="32"/>
            <w:rPrChange w:id="289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r>
        <w:rPr>
          <w:rFonts w:ascii="仿宋" w:eastAsia="仿宋" w:hAnsi="仿宋" w:cs="仿宋" w:hint="eastAsia"/>
          <w:sz w:val="32"/>
          <w:szCs w:val="32"/>
          <w:rPrChange w:id="2899" w:author="ASUS" w:date="2022-01-09T23:32:00Z">
            <w:rPr>
              <w:rFonts w:hint="eastAsia"/>
              <w:sz w:val="28"/>
              <w:szCs w:val="28"/>
            </w:rPr>
          </w:rPrChange>
        </w:rPr>
        <w:t>就是偏性大，</w:t>
      </w:r>
      <w:del w:id="2900" w:author="KOU IVY" w:date="2022-01-08T23:20:00Z">
        <w:r>
          <w:rPr>
            <w:rFonts w:ascii="仿宋" w:eastAsia="仿宋" w:hAnsi="仿宋" w:cs="仿宋" w:hint="eastAsia"/>
            <w:sz w:val="32"/>
            <w:szCs w:val="32"/>
            <w:rPrChange w:id="290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包括</w:delText>
        </w:r>
      </w:del>
      <w:r>
        <w:rPr>
          <w:rFonts w:ascii="仿宋" w:eastAsia="仿宋" w:hAnsi="仿宋" w:cs="仿宋" w:hint="eastAsia"/>
          <w:sz w:val="32"/>
          <w:szCs w:val="32"/>
          <w:rPrChange w:id="2902" w:author="ASUS" w:date="2022-01-09T23:32:00Z">
            <w:rPr>
              <w:rFonts w:hint="eastAsia"/>
              <w:sz w:val="28"/>
              <w:szCs w:val="28"/>
            </w:rPr>
          </w:rPrChange>
        </w:rPr>
        <w:t>附片有毒</w:t>
      </w:r>
      <w:del w:id="2903" w:author="KOU IVY" w:date="2022-01-08T23:21:00Z">
        <w:r>
          <w:rPr>
            <w:rFonts w:ascii="仿宋" w:eastAsia="仿宋" w:hAnsi="仿宋" w:cs="仿宋" w:hint="eastAsia"/>
            <w:sz w:val="32"/>
            <w:szCs w:val="32"/>
            <w:rPrChange w:id="290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，就</w:delText>
        </w:r>
      </w:del>
      <w:r>
        <w:rPr>
          <w:rFonts w:ascii="仿宋" w:eastAsia="仿宋" w:hAnsi="仿宋" w:cs="仿宋" w:hint="eastAsia"/>
          <w:sz w:val="32"/>
          <w:szCs w:val="32"/>
          <w:rPrChange w:id="2905" w:author="ASUS" w:date="2022-01-09T23:32:00Z">
            <w:rPr>
              <w:rFonts w:hint="eastAsia"/>
              <w:sz w:val="28"/>
              <w:szCs w:val="28"/>
            </w:rPr>
          </w:rPrChange>
        </w:rPr>
        <w:t>是</w:t>
      </w:r>
      <w:del w:id="2906" w:author="KOU IVY" w:date="2022-01-08T23:21:00Z">
        <w:r>
          <w:rPr>
            <w:rFonts w:ascii="仿宋" w:eastAsia="仿宋" w:hAnsi="仿宋" w:cs="仿宋" w:hint="eastAsia"/>
            <w:sz w:val="32"/>
            <w:szCs w:val="32"/>
            <w:rPrChange w:id="290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因为</w:delText>
        </w:r>
      </w:del>
      <w:r>
        <w:rPr>
          <w:rFonts w:ascii="仿宋" w:eastAsia="仿宋" w:hAnsi="仿宋" w:cs="仿宋" w:hint="eastAsia"/>
          <w:sz w:val="32"/>
          <w:szCs w:val="32"/>
          <w:rPrChange w:id="2908" w:author="ASUS" w:date="2022-01-09T23:32:00Z">
            <w:rPr>
              <w:rFonts w:hint="eastAsia"/>
              <w:sz w:val="28"/>
              <w:szCs w:val="28"/>
            </w:rPr>
          </w:rPrChange>
        </w:rPr>
        <w:t>燥性强</w:t>
      </w:r>
      <w:del w:id="2909" w:author="KOU IVY" w:date="2022-01-08T23:21:00Z">
        <w:r>
          <w:rPr>
            <w:rFonts w:ascii="仿宋" w:eastAsia="仿宋" w:hAnsi="仿宋" w:cs="仿宋" w:hint="eastAsia"/>
            <w:sz w:val="32"/>
            <w:szCs w:val="32"/>
            <w:rPrChange w:id="291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2911" w:author="KOU IVY" w:date="2022-01-08T23:21:00Z">
        <w:r>
          <w:rPr>
            <w:rFonts w:ascii="仿宋" w:eastAsia="仿宋" w:hAnsi="仿宋" w:cs="仿宋" w:hint="eastAsia"/>
            <w:sz w:val="32"/>
            <w:szCs w:val="32"/>
            <w:rPrChange w:id="2912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r>
        <w:rPr>
          <w:rFonts w:ascii="仿宋" w:eastAsia="仿宋" w:hAnsi="仿宋" w:cs="仿宋" w:hint="eastAsia"/>
          <w:sz w:val="32"/>
          <w:szCs w:val="32"/>
          <w:rPrChange w:id="2913" w:author="ASUS" w:date="2022-01-09T23:32:00Z">
            <w:rPr>
              <w:rFonts w:hint="eastAsia"/>
              <w:sz w:val="28"/>
              <w:szCs w:val="28"/>
            </w:rPr>
          </w:rPrChange>
        </w:rPr>
        <w:t>《内经》里讲燥胜寒，附片</w:t>
      </w:r>
      <w:ins w:id="2914" w:author="KOU IVY" w:date="2022-01-08T23:22:00Z">
        <w:r>
          <w:rPr>
            <w:rFonts w:ascii="仿宋" w:eastAsia="仿宋" w:hAnsi="仿宋" w:cs="仿宋" w:hint="eastAsia"/>
            <w:sz w:val="32"/>
            <w:szCs w:val="32"/>
            <w:rPrChange w:id="2915" w:author="ASUS" w:date="2022-01-09T23:32:00Z">
              <w:rPr>
                <w:rFonts w:hint="eastAsia"/>
                <w:sz w:val="28"/>
                <w:szCs w:val="28"/>
              </w:rPr>
            </w:rPrChange>
          </w:rPr>
          <w:t>大热，</w:t>
        </w:r>
      </w:ins>
      <w:del w:id="2916" w:author="KOU IVY" w:date="2022-01-08T23:21:00Z">
        <w:r>
          <w:rPr>
            <w:rFonts w:ascii="仿宋" w:eastAsia="仿宋" w:hAnsi="仿宋" w:cs="仿宋" w:hint="eastAsia"/>
            <w:sz w:val="32"/>
            <w:szCs w:val="32"/>
            <w:rPrChange w:id="291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也是</w:delText>
        </w:r>
      </w:del>
      <w:r>
        <w:rPr>
          <w:rFonts w:ascii="仿宋" w:eastAsia="仿宋" w:hAnsi="仿宋" w:cs="仿宋" w:hint="eastAsia"/>
          <w:sz w:val="32"/>
          <w:szCs w:val="32"/>
          <w:rPrChange w:id="2918" w:author="ASUS" w:date="2022-01-09T23:32:00Z">
            <w:rPr>
              <w:rFonts w:hint="eastAsia"/>
              <w:sz w:val="28"/>
              <w:szCs w:val="28"/>
            </w:rPr>
          </w:rPrChange>
        </w:rPr>
        <w:t>发挥燥性，走下焦，所以气寒要用辛</w:t>
      </w:r>
      <w:del w:id="2919" w:author="KOU IVY" w:date="2022-01-08T23:21:00Z">
        <w:r>
          <w:rPr>
            <w:rFonts w:ascii="仿宋" w:eastAsia="仿宋" w:hAnsi="仿宋" w:cs="仿宋" w:hint="eastAsia"/>
            <w:sz w:val="32"/>
            <w:szCs w:val="32"/>
            <w:rPrChange w:id="292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温</w:delText>
        </w:r>
      </w:del>
      <w:r>
        <w:rPr>
          <w:rFonts w:ascii="仿宋" w:eastAsia="仿宋" w:hAnsi="仿宋" w:cs="仿宋" w:hint="eastAsia"/>
          <w:sz w:val="32"/>
          <w:szCs w:val="32"/>
          <w:rPrChange w:id="2921" w:author="ASUS" w:date="2022-01-09T23:32:00Z">
            <w:rPr>
              <w:rFonts w:hint="eastAsia"/>
              <w:sz w:val="28"/>
              <w:szCs w:val="28"/>
            </w:rPr>
          </w:rPrChange>
        </w:rPr>
        <w:t>的力量</w:t>
      </w:r>
      <w:del w:id="2922" w:author="KOU IVY" w:date="2022-01-08T23:22:00Z">
        <w:r>
          <w:rPr>
            <w:rFonts w:ascii="仿宋" w:eastAsia="仿宋" w:hAnsi="仿宋" w:cs="仿宋" w:hint="eastAsia"/>
            <w:sz w:val="32"/>
            <w:szCs w:val="32"/>
            <w:rPrChange w:id="292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，你们吃辣椒是不是去寒？还有附片是大热，所以你们看到</w:delText>
        </w:r>
      </w:del>
      <w:ins w:id="2924" w:author="KOU IVY" w:date="2022-01-08T23:22:00Z">
        <w:r>
          <w:rPr>
            <w:rFonts w:ascii="仿宋" w:eastAsia="仿宋" w:hAnsi="仿宋" w:cs="仿宋" w:hint="eastAsia"/>
            <w:sz w:val="32"/>
            <w:szCs w:val="32"/>
            <w:rPrChange w:id="2925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r>
        <w:rPr>
          <w:rFonts w:ascii="仿宋" w:eastAsia="仿宋" w:hAnsi="仿宋" w:cs="仿宋" w:hint="eastAsia"/>
          <w:sz w:val="32"/>
          <w:szCs w:val="32"/>
          <w:rPrChange w:id="2926" w:author="ASUS" w:date="2022-01-09T23:32:00Z">
            <w:rPr>
              <w:rFonts w:hint="eastAsia"/>
              <w:sz w:val="28"/>
              <w:szCs w:val="28"/>
            </w:rPr>
          </w:rPrChange>
        </w:rPr>
        <w:t>气</w:t>
      </w:r>
      <w:del w:id="2927" w:author="KOU IVY" w:date="2022-01-08T23:22:00Z">
        <w:r>
          <w:rPr>
            <w:rFonts w:ascii="仿宋" w:eastAsia="仿宋" w:hAnsi="仿宋" w:cs="仿宋" w:hint="eastAsia"/>
            <w:sz w:val="32"/>
            <w:szCs w:val="32"/>
            <w:rPrChange w:id="292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和</w:delText>
        </w:r>
      </w:del>
      <w:r>
        <w:rPr>
          <w:rFonts w:ascii="仿宋" w:eastAsia="仿宋" w:hAnsi="仿宋" w:cs="仿宋" w:hint="eastAsia"/>
          <w:sz w:val="32"/>
          <w:szCs w:val="32"/>
          <w:rPrChange w:id="2929" w:author="ASUS" w:date="2022-01-09T23:32:00Z">
            <w:rPr>
              <w:rFonts w:hint="eastAsia"/>
              <w:sz w:val="28"/>
              <w:szCs w:val="28"/>
            </w:rPr>
          </w:rPrChange>
        </w:rPr>
        <w:t>味越清淡，</w:t>
      </w:r>
      <w:ins w:id="2930" w:author="KOU IVY" w:date="2022-01-08T23:23:00Z">
        <w:r>
          <w:rPr>
            <w:rFonts w:ascii="仿宋" w:eastAsia="仿宋" w:hAnsi="仿宋" w:cs="仿宋" w:hint="eastAsia"/>
            <w:sz w:val="32"/>
            <w:szCs w:val="32"/>
            <w:rPrChange w:id="2931" w:author="ASUS" w:date="2022-01-09T23:32:00Z">
              <w:rPr>
                <w:rFonts w:hint="eastAsia"/>
                <w:sz w:val="28"/>
                <w:szCs w:val="28"/>
              </w:rPr>
            </w:rPrChange>
          </w:rPr>
          <w:t>药</w:t>
        </w:r>
      </w:ins>
      <w:del w:id="2932" w:author="KOU IVY" w:date="2022-01-08T23:22:00Z">
        <w:r>
          <w:rPr>
            <w:rFonts w:ascii="仿宋" w:eastAsia="仿宋" w:hAnsi="仿宋" w:cs="仿宋" w:hint="eastAsia"/>
            <w:sz w:val="32"/>
            <w:szCs w:val="32"/>
            <w:rPrChange w:id="2933" w:author="ASUS" w:date="2022-01-09T23:32:00Z">
              <w:rPr>
                <w:rFonts w:hint="eastAsia"/>
                <w:sz w:val="28"/>
                <w:szCs w:val="28"/>
              </w:rPr>
            </w:rPrChange>
          </w:rPr>
          <w:delText xml:space="preserve"> </w:delText>
        </w:r>
        <w:r>
          <w:rPr>
            <w:rFonts w:ascii="仿宋" w:eastAsia="仿宋" w:hAnsi="仿宋" w:cs="仿宋" w:hint="eastAsia"/>
            <w:sz w:val="32"/>
            <w:szCs w:val="32"/>
            <w:rPrChange w:id="293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它</w:delText>
        </w:r>
      </w:del>
      <w:r>
        <w:rPr>
          <w:rFonts w:ascii="仿宋" w:eastAsia="仿宋" w:hAnsi="仿宋" w:cs="仿宋" w:hint="eastAsia"/>
          <w:sz w:val="32"/>
          <w:szCs w:val="32"/>
          <w:rPrChange w:id="2935" w:author="ASUS" w:date="2022-01-09T23:32:00Z">
            <w:rPr>
              <w:rFonts w:hint="eastAsia"/>
              <w:sz w:val="28"/>
              <w:szCs w:val="28"/>
            </w:rPr>
          </w:rPrChange>
        </w:rPr>
        <w:t>的功能就越弱</w:t>
      </w:r>
      <w:del w:id="2936" w:author="KOU IVY" w:date="2022-01-08T23:23:00Z">
        <w:r>
          <w:rPr>
            <w:rFonts w:ascii="仿宋" w:eastAsia="仿宋" w:hAnsi="仿宋" w:cs="仿宋" w:hint="eastAsia"/>
            <w:sz w:val="32"/>
            <w:szCs w:val="32"/>
            <w:rPrChange w:id="293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，就</w:delText>
        </w:r>
      </w:del>
      <w:r>
        <w:rPr>
          <w:rFonts w:ascii="仿宋" w:eastAsia="仿宋" w:hAnsi="仿宋" w:cs="仿宋" w:hint="eastAsia"/>
          <w:sz w:val="32"/>
          <w:szCs w:val="32"/>
          <w:rPrChange w:id="2938" w:author="ASUS" w:date="2022-01-09T23:32:00Z">
            <w:rPr>
              <w:rFonts w:hint="eastAsia"/>
              <w:sz w:val="28"/>
              <w:szCs w:val="28"/>
            </w:rPr>
          </w:rPrChange>
        </w:rPr>
        <w:t>越温和</w:t>
      </w:r>
      <w:del w:id="2939" w:author="KOU IVY" w:date="2022-01-08T23:23:00Z">
        <w:r>
          <w:rPr>
            <w:rFonts w:ascii="仿宋" w:eastAsia="仿宋" w:hAnsi="仿宋" w:cs="仿宋" w:hint="eastAsia"/>
            <w:sz w:val="32"/>
            <w:szCs w:val="32"/>
            <w:rPrChange w:id="294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（</w:delText>
        </w:r>
      </w:del>
      <w:ins w:id="2941" w:author="KOU IVY" w:date="2022-01-08T23:23:00Z">
        <w:r>
          <w:rPr>
            <w:rFonts w:ascii="仿宋" w:eastAsia="仿宋" w:hAnsi="仿宋" w:cs="仿宋" w:hint="eastAsia"/>
            <w:sz w:val="32"/>
            <w:szCs w:val="32"/>
            <w:rPrChange w:id="2942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del w:id="2943" w:author="KOU IVY" w:date="2022-01-08T23:23:00Z">
        <w:r>
          <w:rPr>
            <w:rFonts w:ascii="仿宋" w:eastAsia="仿宋" w:hAnsi="仿宋" w:cs="仿宋" w:hint="eastAsia"/>
            <w:sz w:val="32"/>
            <w:szCs w:val="32"/>
            <w:rPrChange w:id="294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你们尝</w:delText>
        </w:r>
      </w:del>
      <w:r>
        <w:rPr>
          <w:rFonts w:ascii="仿宋" w:eastAsia="仿宋" w:hAnsi="仿宋" w:cs="仿宋" w:hint="eastAsia"/>
          <w:sz w:val="32"/>
          <w:szCs w:val="32"/>
          <w:rPrChange w:id="2945" w:author="ASUS" w:date="2022-01-09T23:32:00Z">
            <w:rPr>
              <w:rFonts w:hint="eastAsia"/>
              <w:sz w:val="28"/>
              <w:szCs w:val="28"/>
            </w:rPr>
          </w:rPrChange>
        </w:rPr>
        <w:t>桑枝</w:t>
      </w:r>
      <w:del w:id="2946" w:author="KOU IVY" w:date="2022-01-08T23:23:00Z">
        <w:r>
          <w:rPr>
            <w:rFonts w:ascii="仿宋" w:eastAsia="仿宋" w:hAnsi="仿宋" w:cs="仿宋" w:hint="eastAsia"/>
            <w:sz w:val="32"/>
            <w:szCs w:val="32"/>
            <w:rPrChange w:id="294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2948" w:author="KOU IVY" w:date="2022-01-08T23:23:00Z">
        <w:r>
          <w:rPr>
            <w:rFonts w:ascii="仿宋" w:eastAsia="仿宋" w:hAnsi="仿宋" w:cs="仿宋" w:hint="eastAsia"/>
            <w:sz w:val="32"/>
            <w:szCs w:val="32"/>
            <w:rPrChange w:id="2949" w:author="ASUS" w:date="2022-01-09T23:32:00Z">
              <w:rPr>
                <w:rFonts w:hint="eastAsia"/>
                <w:sz w:val="28"/>
                <w:szCs w:val="28"/>
              </w:rPr>
            </w:rPrChange>
          </w:rPr>
          <w:t>味道</w:t>
        </w:r>
      </w:ins>
      <w:r>
        <w:rPr>
          <w:rFonts w:ascii="仿宋" w:eastAsia="仿宋" w:hAnsi="仿宋" w:cs="仿宋" w:hint="eastAsia"/>
          <w:sz w:val="32"/>
          <w:szCs w:val="32"/>
          <w:rPrChange w:id="2950" w:author="ASUS" w:date="2022-01-09T23:32:00Z">
            <w:rPr>
              <w:rFonts w:hint="eastAsia"/>
              <w:sz w:val="28"/>
              <w:szCs w:val="28"/>
            </w:rPr>
          </w:rPrChange>
        </w:rPr>
        <w:t>清清淡淡的，</w:t>
      </w:r>
      <w:del w:id="2951" w:author="KOU IVY" w:date="2022-01-08T23:23:00Z">
        <w:r>
          <w:rPr>
            <w:rFonts w:ascii="仿宋" w:eastAsia="仿宋" w:hAnsi="仿宋" w:cs="仿宋" w:hint="eastAsia"/>
            <w:sz w:val="32"/>
            <w:szCs w:val="32"/>
            <w:rPrChange w:id="295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它就</w:delText>
        </w:r>
      </w:del>
      <w:r>
        <w:rPr>
          <w:rFonts w:ascii="仿宋" w:eastAsia="仿宋" w:hAnsi="仿宋" w:cs="仿宋" w:hint="eastAsia"/>
          <w:sz w:val="32"/>
          <w:szCs w:val="32"/>
          <w:rPrChange w:id="2953" w:author="ASUS" w:date="2022-01-09T23:32:00Z">
            <w:rPr>
              <w:rFonts w:hint="eastAsia"/>
              <w:sz w:val="28"/>
              <w:szCs w:val="28"/>
            </w:rPr>
          </w:rPrChange>
        </w:rPr>
        <w:t>容易走表</w:t>
      </w:r>
      <w:del w:id="2954" w:author="KOU IVY" w:date="2022-01-08T23:23:00Z">
        <w:r>
          <w:rPr>
            <w:rFonts w:ascii="仿宋" w:eastAsia="仿宋" w:hAnsi="仿宋" w:cs="仿宋" w:hint="eastAsia"/>
            <w:sz w:val="32"/>
            <w:szCs w:val="32"/>
            <w:rPrChange w:id="295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r>
        <w:rPr>
          <w:rFonts w:ascii="仿宋" w:eastAsia="仿宋" w:hAnsi="仿宋" w:cs="仿宋" w:hint="eastAsia"/>
          <w:sz w:val="32"/>
          <w:szCs w:val="32"/>
          <w:rPrChange w:id="2956" w:author="ASUS" w:date="2022-01-09T23:32:00Z">
            <w:rPr>
              <w:rFonts w:hint="eastAsia"/>
              <w:sz w:val="28"/>
              <w:szCs w:val="28"/>
            </w:rPr>
          </w:rPrChange>
        </w:rPr>
        <w:t>走上，</w:t>
      </w:r>
      <w:del w:id="2957" w:author="KOU IVY" w:date="2022-01-08T23:24:00Z">
        <w:r>
          <w:rPr>
            <w:rFonts w:ascii="仿宋" w:eastAsia="仿宋" w:hAnsi="仿宋" w:cs="仿宋" w:hint="eastAsia"/>
            <w:sz w:val="32"/>
            <w:szCs w:val="32"/>
            <w:rPrChange w:id="295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所以我们</w:delText>
        </w:r>
      </w:del>
      <w:r>
        <w:rPr>
          <w:rFonts w:ascii="仿宋" w:eastAsia="仿宋" w:hAnsi="仿宋" w:cs="仿宋" w:hint="eastAsia"/>
          <w:sz w:val="32"/>
          <w:szCs w:val="32"/>
          <w:rPrChange w:id="2959" w:author="ASUS" w:date="2022-01-09T23:32:00Z">
            <w:rPr>
              <w:rFonts w:hint="eastAsia"/>
              <w:sz w:val="28"/>
              <w:szCs w:val="28"/>
            </w:rPr>
          </w:rPrChange>
        </w:rPr>
        <w:t>治</w:t>
      </w:r>
      <w:del w:id="2960" w:author="KOU IVY" w:date="2022-01-08T23:24:00Z">
        <w:r>
          <w:rPr>
            <w:rFonts w:ascii="仿宋" w:eastAsia="仿宋" w:hAnsi="仿宋" w:cs="仿宋" w:hint="eastAsia"/>
            <w:sz w:val="32"/>
            <w:szCs w:val="32"/>
            <w:rPrChange w:id="296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手指为什么用桑枝</w:delText>
        </w:r>
      </w:del>
      <w:ins w:id="2962" w:author="KOU IVY" w:date="2022-01-08T23:24:00Z">
        <w:r>
          <w:rPr>
            <w:rFonts w:ascii="仿宋" w:eastAsia="仿宋" w:hAnsi="仿宋" w:cs="仿宋" w:hint="eastAsia"/>
            <w:sz w:val="32"/>
            <w:szCs w:val="32"/>
            <w:rPrChange w:id="2963" w:author="ASUS" w:date="2022-01-09T23:32:00Z">
              <w:rPr>
                <w:rFonts w:hint="eastAsia"/>
                <w:sz w:val="28"/>
                <w:szCs w:val="28"/>
              </w:rPr>
            </w:rPrChange>
          </w:rPr>
          <w:t>上肢</w:t>
        </w:r>
      </w:ins>
      <w:r>
        <w:rPr>
          <w:rFonts w:ascii="仿宋" w:eastAsia="仿宋" w:hAnsi="仿宋" w:cs="仿宋" w:hint="eastAsia"/>
          <w:sz w:val="32"/>
          <w:szCs w:val="32"/>
          <w:rPrChange w:id="2964" w:author="ASUS" w:date="2022-01-09T23:32:00Z">
            <w:rPr>
              <w:rFonts w:hint="eastAsia"/>
              <w:sz w:val="28"/>
              <w:szCs w:val="28"/>
            </w:rPr>
          </w:rPrChange>
        </w:rPr>
        <w:t>，</w:t>
      </w:r>
      <w:del w:id="2965" w:author="KOU IVY" w:date="2022-01-08T23:24:00Z">
        <w:r>
          <w:rPr>
            <w:rFonts w:ascii="仿宋" w:eastAsia="仿宋" w:hAnsi="仿宋" w:cs="仿宋" w:hint="eastAsia"/>
            <w:sz w:val="32"/>
            <w:szCs w:val="32"/>
            <w:rPrChange w:id="296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要是</w:delText>
        </w:r>
      </w:del>
      <w:r>
        <w:rPr>
          <w:rFonts w:ascii="仿宋" w:eastAsia="仿宋" w:hAnsi="仿宋" w:cs="仿宋" w:hint="eastAsia"/>
          <w:sz w:val="32"/>
          <w:szCs w:val="32"/>
          <w:rPrChange w:id="2967" w:author="ASUS" w:date="2022-01-09T23:32:00Z">
            <w:rPr>
              <w:rFonts w:hint="eastAsia"/>
              <w:sz w:val="28"/>
              <w:szCs w:val="28"/>
            </w:rPr>
          </w:rPrChange>
        </w:rPr>
        <w:t>治脚就不行</w:t>
      </w:r>
      <w:del w:id="2968" w:author="KOU IVY" w:date="2022-01-08T23:24:00Z">
        <w:r>
          <w:rPr>
            <w:rFonts w:ascii="仿宋" w:eastAsia="仿宋" w:hAnsi="仿宋" w:cs="仿宋" w:hint="eastAsia"/>
            <w:sz w:val="32"/>
            <w:szCs w:val="32"/>
            <w:rPrChange w:id="296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）</w:delText>
        </w:r>
      </w:del>
      <w:r>
        <w:rPr>
          <w:rFonts w:ascii="仿宋" w:eastAsia="仿宋" w:hAnsi="仿宋" w:cs="仿宋" w:hint="eastAsia"/>
          <w:sz w:val="32"/>
          <w:szCs w:val="32"/>
          <w:rPrChange w:id="2970" w:author="ASUS" w:date="2022-01-09T23:32:00Z">
            <w:rPr>
              <w:rFonts w:hint="eastAsia"/>
              <w:sz w:val="28"/>
              <w:szCs w:val="28"/>
            </w:rPr>
          </w:rPrChange>
        </w:rPr>
        <w:t>。你们问老师可不可以加大剂量？</w:t>
      </w:r>
      <w:del w:id="2971" w:author="KOU IVY" w:date="2022-01-08T23:24:00Z">
        <w:r>
          <w:rPr>
            <w:rFonts w:ascii="仿宋" w:eastAsia="仿宋" w:hAnsi="仿宋" w:cs="仿宋" w:hint="eastAsia"/>
            <w:sz w:val="32"/>
            <w:szCs w:val="32"/>
            <w:rPrChange w:id="297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前提记</w:delText>
        </w:r>
        <w:r>
          <w:rPr>
            <w:rFonts w:ascii="仿宋" w:eastAsia="仿宋" w:hAnsi="仿宋" w:cs="仿宋" w:hint="eastAsia"/>
            <w:sz w:val="32"/>
            <w:szCs w:val="32"/>
            <w:rPrChange w:id="2973" w:author="ASUS" w:date="2022-01-09T23:32:00Z">
              <w:rPr>
                <w:rFonts w:hint="eastAsia"/>
                <w:sz w:val="28"/>
                <w:szCs w:val="28"/>
              </w:rPr>
            </w:rPrChange>
          </w:rPr>
          <w:lastRenderedPageBreak/>
          <w:delText>住，</w:delText>
        </w:r>
      </w:del>
      <w:r>
        <w:rPr>
          <w:rFonts w:ascii="仿宋" w:eastAsia="仿宋" w:hAnsi="仿宋" w:cs="仿宋" w:hint="eastAsia"/>
          <w:sz w:val="32"/>
          <w:szCs w:val="32"/>
          <w:rPrChange w:id="2974" w:author="ASUS" w:date="2022-01-09T23:32:00Z">
            <w:rPr>
              <w:rFonts w:hint="eastAsia"/>
              <w:sz w:val="28"/>
              <w:szCs w:val="28"/>
            </w:rPr>
          </w:rPrChange>
        </w:rPr>
        <w:t>加大药量</w:t>
      </w:r>
      <w:ins w:id="2975" w:author="KOU IVY" w:date="2022-01-08T23:24:00Z">
        <w:r>
          <w:rPr>
            <w:rFonts w:ascii="仿宋" w:eastAsia="仿宋" w:hAnsi="仿宋" w:cs="仿宋" w:hint="eastAsia"/>
            <w:sz w:val="32"/>
            <w:szCs w:val="32"/>
            <w:rPrChange w:id="2976" w:author="ASUS" w:date="2022-01-09T23:32:00Z">
              <w:rPr>
                <w:rFonts w:hint="eastAsia"/>
                <w:sz w:val="28"/>
                <w:szCs w:val="28"/>
              </w:rPr>
            </w:rPrChange>
          </w:rPr>
          <w:t>的前提</w:t>
        </w:r>
      </w:ins>
      <w:del w:id="2977" w:author="KOU IVY" w:date="2022-01-08T23:25:00Z">
        <w:r>
          <w:rPr>
            <w:rFonts w:ascii="仿宋" w:eastAsia="仿宋" w:hAnsi="仿宋" w:cs="仿宋" w:hint="eastAsia"/>
            <w:sz w:val="32"/>
            <w:szCs w:val="32"/>
            <w:rPrChange w:id="297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需要</w:delText>
        </w:r>
      </w:del>
      <w:ins w:id="2979" w:author="KOU IVY" w:date="2022-01-08T23:25:00Z">
        <w:r>
          <w:rPr>
            <w:rFonts w:ascii="仿宋" w:eastAsia="仿宋" w:hAnsi="仿宋" w:cs="仿宋" w:hint="eastAsia"/>
            <w:sz w:val="32"/>
            <w:szCs w:val="32"/>
            <w:rPrChange w:id="2980" w:author="ASUS" w:date="2022-01-09T23:32:00Z">
              <w:rPr>
                <w:rFonts w:hint="eastAsia"/>
                <w:sz w:val="28"/>
                <w:szCs w:val="28"/>
              </w:rPr>
            </w:rPrChange>
          </w:rPr>
          <w:t>是</w:t>
        </w:r>
      </w:ins>
      <w:r>
        <w:rPr>
          <w:rFonts w:ascii="仿宋" w:eastAsia="仿宋" w:hAnsi="仿宋" w:cs="仿宋" w:hint="eastAsia"/>
          <w:sz w:val="32"/>
          <w:szCs w:val="32"/>
          <w:rPrChange w:id="2981" w:author="ASUS" w:date="2022-01-09T23:32:00Z">
            <w:rPr>
              <w:rFonts w:hint="eastAsia"/>
              <w:sz w:val="28"/>
              <w:szCs w:val="28"/>
            </w:rPr>
          </w:rPrChange>
        </w:rPr>
        <w:t>脉象支持</w:t>
      </w:r>
      <w:del w:id="2982" w:author="KOU IVY" w:date="2022-01-08T23:25:00Z">
        <w:r>
          <w:rPr>
            <w:rFonts w:ascii="仿宋" w:eastAsia="仿宋" w:hAnsi="仿宋" w:cs="仿宋" w:hint="eastAsia"/>
            <w:sz w:val="32"/>
            <w:szCs w:val="32"/>
            <w:rPrChange w:id="298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，我原来跟你们说过，</w:delText>
        </w:r>
      </w:del>
      <w:ins w:id="2984" w:author="KOU IVY" w:date="2022-01-08T23:25:00Z">
        <w:r>
          <w:rPr>
            <w:rFonts w:ascii="仿宋" w:eastAsia="仿宋" w:hAnsi="仿宋" w:cs="仿宋" w:hint="eastAsia"/>
            <w:sz w:val="32"/>
            <w:szCs w:val="32"/>
            <w:rPrChange w:id="2985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r>
        <w:rPr>
          <w:rFonts w:ascii="仿宋" w:eastAsia="仿宋" w:hAnsi="仿宋" w:cs="仿宋" w:hint="eastAsia"/>
          <w:sz w:val="32"/>
          <w:szCs w:val="32"/>
          <w:rPrChange w:id="2986" w:author="ASUS" w:date="2022-01-09T23:32:00Z">
            <w:rPr>
              <w:rFonts w:hint="eastAsia"/>
              <w:sz w:val="28"/>
              <w:szCs w:val="28"/>
            </w:rPr>
          </w:rPrChange>
        </w:rPr>
        <w:t>所有药物加大剂量</w:t>
      </w:r>
      <w:del w:id="2987" w:author="KOU IVY" w:date="2022-01-08T23:25:00Z">
        <w:r>
          <w:rPr>
            <w:rFonts w:ascii="仿宋" w:eastAsia="仿宋" w:hAnsi="仿宋" w:cs="仿宋" w:hint="eastAsia"/>
            <w:sz w:val="32"/>
            <w:szCs w:val="32"/>
            <w:rPrChange w:id="298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，全部</w:delText>
        </w:r>
      </w:del>
      <w:ins w:id="2989" w:author="KOU IVY" w:date="2022-01-08T23:25:00Z">
        <w:r>
          <w:rPr>
            <w:rFonts w:ascii="仿宋" w:eastAsia="仿宋" w:hAnsi="仿宋" w:cs="仿宋" w:hint="eastAsia"/>
            <w:sz w:val="32"/>
            <w:szCs w:val="32"/>
            <w:rPrChange w:id="2990" w:author="ASUS" w:date="2022-01-09T23:32:00Z">
              <w:rPr>
                <w:rFonts w:hint="eastAsia"/>
                <w:sz w:val="28"/>
                <w:szCs w:val="28"/>
              </w:rPr>
            </w:rPrChange>
          </w:rPr>
          <w:t>后都</w:t>
        </w:r>
      </w:ins>
      <w:r>
        <w:rPr>
          <w:rFonts w:ascii="仿宋" w:eastAsia="仿宋" w:hAnsi="仿宋" w:cs="仿宋" w:hint="eastAsia"/>
          <w:sz w:val="32"/>
          <w:szCs w:val="32"/>
          <w:rPrChange w:id="2991" w:author="ASUS" w:date="2022-01-09T23:32:00Z">
            <w:rPr>
              <w:rFonts w:hint="eastAsia"/>
              <w:sz w:val="28"/>
              <w:szCs w:val="28"/>
            </w:rPr>
          </w:rPrChange>
        </w:rPr>
        <w:t>走下焦</w:t>
      </w:r>
      <w:del w:id="2992" w:author="KOU IVY" w:date="2022-01-08T23:25:00Z">
        <w:r>
          <w:rPr>
            <w:rFonts w:ascii="仿宋" w:eastAsia="仿宋" w:hAnsi="仿宋" w:cs="仿宋" w:hint="eastAsia"/>
            <w:sz w:val="32"/>
            <w:szCs w:val="32"/>
            <w:rPrChange w:id="299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2994" w:author="KOU IVY" w:date="2022-01-08T23:25:00Z">
        <w:r>
          <w:rPr>
            <w:rFonts w:ascii="仿宋" w:eastAsia="仿宋" w:hAnsi="仿宋" w:cs="仿宋" w:hint="eastAsia"/>
            <w:sz w:val="32"/>
            <w:szCs w:val="32"/>
            <w:rPrChange w:id="2995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del w:id="2996" w:author="KOU IVY" w:date="2022-01-08T23:26:00Z">
        <w:r>
          <w:rPr>
            <w:rFonts w:ascii="仿宋" w:eastAsia="仿宋" w:hAnsi="仿宋" w:cs="仿宋" w:hint="eastAsia"/>
            <w:sz w:val="32"/>
            <w:szCs w:val="32"/>
            <w:rPrChange w:id="299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你去调满，你会打乱治疗的目的，你们</w:delText>
        </w:r>
      </w:del>
      <w:ins w:id="2998" w:author="KOU IVY" w:date="2022-01-08T23:26:00Z">
        <w:r>
          <w:rPr>
            <w:rFonts w:ascii="仿宋" w:eastAsia="仿宋" w:hAnsi="仿宋" w:cs="仿宋" w:hint="eastAsia"/>
            <w:sz w:val="32"/>
            <w:szCs w:val="32"/>
            <w:rPrChange w:id="2999" w:author="ASUS" w:date="2022-01-09T23:32:00Z">
              <w:rPr>
                <w:rFonts w:hint="eastAsia"/>
                <w:sz w:val="28"/>
                <w:szCs w:val="28"/>
              </w:rPr>
            </w:rPrChange>
          </w:rPr>
          <w:t>中医</w:t>
        </w:r>
      </w:ins>
      <w:r>
        <w:rPr>
          <w:rFonts w:ascii="仿宋" w:eastAsia="仿宋" w:hAnsi="仿宋" w:cs="仿宋" w:hint="eastAsia"/>
          <w:sz w:val="32"/>
          <w:szCs w:val="32"/>
          <w:rPrChange w:id="3000" w:author="ASUS" w:date="2022-01-09T23:32:00Z">
            <w:rPr>
              <w:rFonts w:hint="eastAsia"/>
              <w:sz w:val="28"/>
              <w:szCs w:val="28"/>
            </w:rPr>
          </w:rPrChange>
        </w:rPr>
        <w:t>用药</w:t>
      </w:r>
      <w:ins w:id="3001" w:author="KOU IVY" w:date="2022-01-08T23:26:00Z">
        <w:r>
          <w:rPr>
            <w:rFonts w:ascii="仿宋" w:eastAsia="仿宋" w:hAnsi="仿宋" w:cs="仿宋" w:hint="eastAsia"/>
            <w:sz w:val="32"/>
            <w:szCs w:val="32"/>
            <w:rPrChange w:id="3002" w:author="ASUS" w:date="2022-01-09T23:32:00Z">
              <w:rPr>
                <w:rFonts w:hint="eastAsia"/>
                <w:sz w:val="28"/>
                <w:szCs w:val="28"/>
              </w:rPr>
            </w:rPrChange>
          </w:rPr>
          <w:t>一定</w:t>
        </w:r>
      </w:ins>
      <w:r>
        <w:rPr>
          <w:rFonts w:ascii="仿宋" w:eastAsia="仿宋" w:hAnsi="仿宋" w:cs="仿宋" w:hint="eastAsia"/>
          <w:sz w:val="32"/>
          <w:szCs w:val="32"/>
          <w:rPrChange w:id="3003" w:author="ASUS" w:date="2022-01-09T23:32:00Z">
            <w:rPr>
              <w:rFonts w:hint="eastAsia"/>
              <w:sz w:val="28"/>
              <w:szCs w:val="28"/>
            </w:rPr>
          </w:rPrChange>
        </w:rPr>
        <w:t>要明白后面的理</w:t>
      </w:r>
      <w:ins w:id="3004" w:author="KOU IVY" w:date="2022-01-08T23:27:00Z">
        <w:r>
          <w:rPr>
            <w:rFonts w:ascii="仿宋" w:eastAsia="仿宋" w:hAnsi="仿宋" w:cs="仿宋" w:hint="eastAsia"/>
            <w:sz w:val="32"/>
            <w:szCs w:val="32"/>
            <w:rPrChange w:id="3005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del w:id="3006" w:author="KOU IVY" w:date="2022-01-08T23:27:00Z">
        <w:r>
          <w:rPr>
            <w:rFonts w:ascii="仿宋" w:eastAsia="仿宋" w:hAnsi="仿宋" w:cs="仿宋" w:hint="eastAsia"/>
            <w:sz w:val="32"/>
            <w:szCs w:val="32"/>
            <w:rPrChange w:id="300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，以后你们用二陈汤，</w:delText>
        </w:r>
      </w:del>
      <w:r>
        <w:rPr>
          <w:rFonts w:ascii="仿宋" w:eastAsia="仿宋" w:hAnsi="仿宋" w:cs="仿宋" w:hint="eastAsia"/>
          <w:sz w:val="32"/>
          <w:szCs w:val="32"/>
          <w:rPrChange w:id="3008" w:author="ASUS" w:date="2022-01-09T23:32:00Z">
            <w:rPr>
              <w:rFonts w:hint="eastAsia"/>
              <w:sz w:val="28"/>
              <w:szCs w:val="28"/>
            </w:rPr>
          </w:rPrChange>
        </w:rPr>
        <w:t>原来我跟学生从来不讲方剂，这次是第</w:t>
      </w:r>
      <w:del w:id="3009" w:author="KOU IVY" w:date="2022-01-08T23:27:00Z">
        <w:r>
          <w:rPr>
            <w:rFonts w:ascii="仿宋" w:eastAsia="仿宋" w:hAnsi="仿宋" w:cs="仿宋"/>
            <w:sz w:val="32"/>
            <w:szCs w:val="32"/>
            <w:rPrChange w:id="3010" w:author="ASUS" w:date="2022-01-09T23:32:00Z">
              <w:rPr>
                <w:sz w:val="28"/>
                <w:szCs w:val="28"/>
              </w:rPr>
            </w:rPrChange>
          </w:rPr>
          <w:delText>1</w:delText>
        </w:r>
      </w:del>
      <w:ins w:id="3011" w:author="KOU IVY" w:date="2022-01-08T23:27:00Z">
        <w:r>
          <w:rPr>
            <w:rFonts w:ascii="仿宋" w:eastAsia="仿宋" w:hAnsi="仿宋" w:cs="仿宋" w:hint="eastAsia"/>
            <w:sz w:val="32"/>
            <w:szCs w:val="32"/>
            <w:rPrChange w:id="3012" w:author="ASUS" w:date="2022-01-09T23:32:00Z">
              <w:rPr>
                <w:rFonts w:hint="eastAsia"/>
                <w:sz w:val="28"/>
                <w:szCs w:val="28"/>
              </w:rPr>
            </w:rPrChange>
          </w:rPr>
          <w:t>一</w:t>
        </w:r>
      </w:ins>
      <w:r>
        <w:rPr>
          <w:rFonts w:ascii="仿宋" w:eastAsia="仿宋" w:hAnsi="仿宋" w:cs="仿宋" w:hint="eastAsia"/>
          <w:sz w:val="32"/>
          <w:szCs w:val="32"/>
          <w:rPrChange w:id="3013" w:author="ASUS" w:date="2022-01-09T23:32:00Z">
            <w:rPr>
              <w:rFonts w:hint="eastAsia"/>
              <w:sz w:val="28"/>
              <w:szCs w:val="28"/>
            </w:rPr>
          </w:rPrChange>
        </w:rPr>
        <w:t>次给</w:t>
      </w:r>
      <w:del w:id="3014" w:author="KOU IVY" w:date="2022-01-08T23:27:00Z">
        <w:r>
          <w:rPr>
            <w:rFonts w:ascii="仿宋" w:eastAsia="仿宋" w:hAnsi="仿宋" w:cs="仿宋" w:hint="eastAsia"/>
            <w:sz w:val="32"/>
            <w:szCs w:val="32"/>
            <w:rPrChange w:id="301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你们</w:delText>
        </w:r>
      </w:del>
      <w:r>
        <w:rPr>
          <w:rFonts w:ascii="仿宋" w:eastAsia="仿宋" w:hAnsi="仿宋" w:cs="仿宋" w:hint="eastAsia"/>
          <w:sz w:val="32"/>
          <w:szCs w:val="32"/>
          <w:rPrChange w:id="3016" w:author="ASUS" w:date="2022-01-09T23:32:00Z">
            <w:rPr>
              <w:rFonts w:hint="eastAsia"/>
              <w:sz w:val="28"/>
              <w:szCs w:val="28"/>
            </w:rPr>
          </w:rPrChange>
        </w:rPr>
        <w:t>讲方剂，因为你们很容易</w:t>
      </w:r>
      <w:ins w:id="3017" w:author="KOU IVY" w:date="2022-01-08T23:27:00Z">
        <w:r>
          <w:rPr>
            <w:rFonts w:ascii="仿宋" w:eastAsia="仿宋" w:hAnsi="仿宋" w:cs="仿宋" w:hint="eastAsia"/>
            <w:sz w:val="32"/>
            <w:szCs w:val="32"/>
            <w:rPrChange w:id="3018" w:author="ASUS" w:date="2022-01-09T23:32:00Z">
              <w:rPr>
                <w:rFonts w:hint="eastAsia"/>
                <w:sz w:val="28"/>
                <w:szCs w:val="28"/>
              </w:rPr>
            </w:rPrChange>
          </w:rPr>
          <w:t>被</w:t>
        </w:r>
      </w:ins>
      <w:del w:id="3019" w:author="KOU IVY" w:date="2022-01-08T23:27:00Z">
        <w:r>
          <w:rPr>
            <w:rFonts w:ascii="仿宋" w:eastAsia="仿宋" w:hAnsi="仿宋" w:cs="仿宋" w:hint="eastAsia"/>
            <w:sz w:val="32"/>
            <w:szCs w:val="32"/>
            <w:rPrChange w:id="302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把</w:delText>
        </w:r>
      </w:del>
      <w:r>
        <w:rPr>
          <w:rFonts w:ascii="仿宋" w:eastAsia="仿宋" w:hAnsi="仿宋" w:cs="仿宋" w:hint="eastAsia"/>
          <w:sz w:val="32"/>
          <w:szCs w:val="32"/>
          <w:rPrChange w:id="3021" w:author="ASUS" w:date="2022-01-09T23:32:00Z">
            <w:rPr>
              <w:rFonts w:hint="eastAsia"/>
              <w:sz w:val="28"/>
              <w:szCs w:val="28"/>
            </w:rPr>
          </w:rPrChange>
        </w:rPr>
        <w:t>方子套住，所以</w:t>
      </w:r>
      <w:del w:id="3022" w:author="KOU IVY" w:date="2022-01-08T23:28:00Z">
        <w:r>
          <w:rPr>
            <w:rFonts w:ascii="仿宋" w:eastAsia="仿宋" w:hAnsi="仿宋" w:cs="仿宋" w:hint="eastAsia"/>
            <w:sz w:val="32"/>
            <w:szCs w:val="32"/>
            <w:rPrChange w:id="302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说一个方剂</w:delText>
        </w:r>
      </w:del>
      <w:r>
        <w:rPr>
          <w:rFonts w:ascii="仿宋" w:eastAsia="仿宋" w:hAnsi="仿宋" w:cs="仿宋" w:hint="eastAsia"/>
          <w:sz w:val="32"/>
          <w:szCs w:val="32"/>
          <w:rPrChange w:id="3024" w:author="ASUS" w:date="2022-01-09T23:32:00Z">
            <w:rPr>
              <w:rFonts w:hint="eastAsia"/>
              <w:sz w:val="28"/>
              <w:szCs w:val="28"/>
            </w:rPr>
          </w:rPrChange>
        </w:rPr>
        <w:t>一定要搞明白</w:t>
      </w:r>
      <w:ins w:id="3025" w:author="KOU IVY" w:date="2022-01-08T23:28:00Z">
        <w:r>
          <w:rPr>
            <w:rFonts w:ascii="仿宋" w:eastAsia="仿宋" w:hAnsi="仿宋" w:cs="仿宋" w:hint="eastAsia"/>
            <w:sz w:val="32"/>
            <w:szCs w:val="32"/>
            <w:rPrChange w:id="3026" w:author="ASUS" w:date="2022-01-09T23:32:00Z">
              <w:rPr>
                <w:rFonts w:hint="eastAsia"/>
                <w:sz w:val="28"/>
                <w:szCs w:val="28"/>
              </w:rPr>
            </w:rPrChange>
          </w:rPr>
          <w:t>中医处方</w:t>
        </w:r>
      </w:ins>
      <w:del w:id="3027" w:author="KOU IVY" w:date="2022-01-08T23:28:00Z">
        <w:r>
          <w:rPr>
            <w:rFonts w:ascii="仿宋" w:eastAsia="仿宋" w:hAnsi="仿宋" w:cs="仿宋" w:hint="eastAsia"/>
            <w:sz w:val="32"/>
            <w:szCs w:val="32"/>
            <w:rPrChange w:id="302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它</w:delText>
        </w:r>
      </w:del>
      <w:r>
        <w:rPr>
          <w:rFonts w:ascii="仿宋" w:eastAsia="仿宋" w:hAnsi="仿宋" w:cs="仿宋" w:hint="eastAsia"/>
          <w:sz w:val="32"/>
          <w:szCs w:val="32"/>
          <w:rPrChange w:id="3029" w:author="ASUS" w:date="2022-01-09T23:32:00Z">
            <w:rPr>
              <w:rFonts w:hint="eastAsia"/>
              <w:sz w:val="28"/>
              <w:szCs w:val="28"/>
            </w:rPr>
          </w:rPrChange>
        </w:rPr>
        <w:t>背后的理，</w:t>
      </w:r>
      <w:del w:id="3030" w:author="KOU IVY" w:date="2022-01-08T23:28:00Z">
        <w:r>
          <w:rPr>
            <w:rFonts w:ascii="仿宋" w:eastAsia="仿宋" w:hAnsi="仿宋" w:cs="仿宋" w:hint="eastAsia"/>
            <w:sz w:val="32"/>
            <w:szCs w:val="32"/>
            <w:rPrChange w:id="303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记住以后你们</w:delText>
        </w:r>
      </w:del>
      <w:r>
        <w:rPr>
          <w:rFonts w:ascii="仿宋" w:eastAsia="仿宋" w:hAnsi="仿宋" w:cs="仿宋" w:hint="eastAsia"/>
          <w:sz w:val="32"/>
          <w:szCs w:val="32"/>
          <w:rPrChange w:id="3032" w:author="ASUS" w:date="2022-01-09T23:32:00Z">
            <w:rPr>
              <w:rFonts w:hint="eastAsia"/>
              <w:sz w:val="28"/>
              <w:szCs w:val="28"/>
            </w:rPr>
          </w:rPrChange>
        </w:rPr>
        <w:t>方</w:t>
      </w:r>
      <w:del w:id="3033" w:author="KOU IVY" w:date="2022-01-08T23:28:00Z">
        <w:r>
          <w:rPr>
            <w:rFonts w:ascii="仿宋" w:eastAsia="仿宋" w:hAnsi="仿宋" w:cs="仿宋" w:hint="eastAsia"/>
            <w:sz w:val="32"/>
            <w:szCs w:val="32"/>
            <w:rPrChange w:id="303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剂</w:delText>
        </w:r>
      </w:del>
      <w:ins w:id="3035" w:author="KOU IVY" w:date="2022-01-08T23:28:00Z">
        <w:r>
          <w:rPr>
            <w:rFonts w:ascii="仿宋" w:eastAsia="仿宋" w:hAnsi="仿宋" w:cs="仿宋" w:hint="eastAsia"/>
            <w:sz w:val="32"/>
            <w:szCs w:val="32"/>
            <w:rPrChange w:id="3036" w:author="ASUS" w:date="2022-01-09T23:32:00Z">
              <w:rPr>
                <w:rFonts w:hint="eastAsia"/>
                <w:sz w:val="28"/>
                <w:szCs w:val="28"/>
              </w:rPr>
            </w:rPrChange>
          </w:rPr>
          <w:t>子</w:t>
        </w:r>
      </w:ins>
      <w:r>
        <w:rPr>
          <w:rFonts w:ascii="仿宋" w:eastAsia="仿宋" w:hAnsi="仿宋" w:cs="仿宋" w:hint="eastAsia"/>
          <w:sz w:val="32"/>
          <w:szCs w:val="32"/>
          <w:rPrChange w:id="3037" w:author="ASUS" w:date="2022-01-09T23:32:00Z">
            <w:rPr>
              <w:rFonts w:hint="eastAsia"/>
              <w:sz w:val="28"/>
              <w:szCs w:val="28"/>
            </w:rPr>
          </w:rPrChange>
        </w:rPr>
        <w:t>一定不能离开脉象，方</w:t>
      </w:r>
      <w:del w:id="3038" w:author="KOU IVY" w:date="2022-01-08T23:29:00Z">
        <w:r>
          <w:rPr>
            <w:rFonts w:ascii="仿宋" w:eastAsia="仿宋" w:hAnsi="仿宋" w:cs="仿宋" w:hint="eastAsia"/>
            <w:sz w:val="32"/>
            <w:szCs w:val="32"/>
            <w:rPrChange w:id="303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剂</w:delText>
        </w:r>
      </w:del>
      <w:r>
        <w:rPr>
          <w:rFonts w:ascii="仿宋" w:eastAsia="仿宋" w:hAnsi="仿宋" w:cs="仿宋" w:hint="eastAsia"/>
          <w:sz w:val="32"/>
          <w:szCs w:val="32"/>
          <w:rPrChange w:id="3040" w:author="ASUS" w:date="2022-01-09T23:32:00Z">
            <w:rPr>
              <w:rFonts w:hint="eastAsia"/>
              <w:sz w:val="28"/>
              <w:szCs w:val="28"/>
            </w:rPr>
          </w:rPrChange>
        </w:rPr>
        <w:t>是次要的，重点是药，</w:t>
      </w:r>
      <w:del w:id="3041" w:author="KOU IVY" w:date="2022-01-08T23:29:00Z">
        <w:r>
          <w:rPr>
            <w:rFonts w:ascii="仿宋" w:eastAsia="仿宋" w:hAnsi="仿宋" w:cs="仿宋" w:hint="eastAsia"/>
            <w:sz w:val="32"/>
            <w:szCs w:val="32"/>
            <w:rPrChange w:id="304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我讲开方开方，我们</w:delText>
        </w:r>
      </w:del>
      <w:r>
        <w:rPr>
          <w:rFonts w:ascii="仿宋" w:eastAsia="仿宋" w:hAnsi="仿宋" w:cs="仿宋" w:hint="eastAsia"/>
          <w:sz w:val="32"/>
          <w:szCs w:val="32"/>
          <w:rPrChange w:id="3043" w:author="ASUS" w:date="2022-01-09T23:32:00Z">
            <w:rPr>
              <w:rFonts w:hint="eastAsia"/>
              <w:sz w:val="28"/>
              <w:szCs w:val="28"/>
            </w:rPr>
          </w:rPrChange>
        </w:rPr>
        <w:t>要以药合方，然后以方</w:t>
      </w:r>
      <w:del w:id="3044" w:author="KOU IVY" w:date="2022-01-09T22:32:00Z">
        <w:r>
          <w:rPr>
            <w:rFonts w:ascii="仿宋" w:eastAsia="仿宋" w:hAnsi="仿宋" w:cs="仿宋" w:hint="eastAsia"/>
            <w:sz w:val="32"/>
            <w:szCs w:val="32"/>
            <w:rPrChange w:id="304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治药</w:delText>
        </w:r>
      </w:del>
      <w:ins w:id="3046" w:author="KOU IVY" w:date="2022-01-09T22:32:00Z">
        <w:r>
          <w:rPr>
            <w:rFonts w:ascii="仿宋" w:eastAsia="仿宋" w:hAnsi="仿宋" w:cs="仿宋" w:hint="eastAsia"/>
            <w:sz w:val="32"/>
            <w:szCs w:val="32"/>
            <w:rPrChange w:id="3047" w:author="ASUS" w:date="2022-01-09T23:32:00Z">
              <w:rPr>
                <w:rFonts w:hint="eastAsia"/>
                <w:sz w:val="28"/>
                <w:szCs w:val="28"/>
              </w:rPr>
            </w:rPrChange>
          </w:rPr>
          <w:t>制药</w:t>
        </w:r>
      </w:ins>
      <w:del w:id="3048" w:author="KOU IVY" w:date="2022-01-08T23:29:00Z">
        <w:r>
          <w:rPr>
            <w:rFonts w:ascii="仿宋" w:eastAsia="仿宋" w:hAnsi="仿宋" w:cs="仿宋" w:hint="eastAsia"/>
            <w:sz w:val="32"/>
            <w:szCs w:val="32"/>
            <w:rPrChange w:id="304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，你们</w:delText>
        </w:r>
      </w:del>
      <w:ins w:id="3050" w:author="KOU IVY" w:date="2022-01-08T23:29:00Z">
        <w:r>
          <w:rPr>
            <w:rFonts w:ascii="仿宋" w:eastAsia="仿宋" w:hAnsi="仿宋" w:cs="仿宋" w:hint="eastAsia"/>
            <w:sz w:val="32"/>
            <w:szCs w:val="32"/>
            <w:rPrChange w:id="3051" w:author="ASUS" w:date="2022-01-09T23:32:00Z">
              <w:rPr>
                <w:rFonts w:hint="eastAsia"/>
                <w:sz w:val="28"/>
                <w:szCs w:val="28"/>
              </w:rPr>
            </w:rPrChange>
          </w:rPr>
          <w:t>。切</w:t>
        </w:r>
      </w:ins>
      <w:r>
        <w:rPr>
          <w:rFonts w:ascii="仿宋" w:eastAsia="仿宋" w:hAnsi="仿宋" w:cs="仿宋" w:hint="eastAsia"/>
          <w:sz w:val="32"/>
          <w:szCs w:val="32"/>
          <w:rPrChange w:id="3052" w:author="ASUS" w:date="2022-01-09T23:32:00Z">
            <w:rPr>
              <w:rFonts w:hint="eastAsia"/>
              <w:sz w:val="28"/>
              <w:szCs w:val="28"/>
            </w:rPr>
          </w:rPrChange>
        </w:rPr>
        <w:t>不能以方合症，现在中医是方症对应模式，</w:t>
      </w:r>
      <w:del w:id="3053" w:author="KOU IVY" w:date="2022-01-08T23:30:00Z">
        <w:r>
          <w:rPr>
            <w:rFonts w:ascii="仿宋" w:eastAsia="仿宋" w:hAnsi="仿宋" w:cs="仿宋" w:hint="eastAsia"/>
            <w:sz w:val="32"/>
            <w:szCs w:val="32"/>
            <w:rPrChange w:id="305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中医</w:delText>
        </w:r>
      </w:del>
      <w:ins w:id="3055" w:author="KOU IVY" w:date="2022-01-08T23:30:00Z">
        <w:r>
          <w:rPr>
            <w:rFonts w:ascii="仿宋" w:eastAsia="仿宋" w:hAnsi="仿宋" w:cs="仿宋" w:hint="eastAsia"/>
            <w:sz w:val="32"/>
            <w:szCs w:val="32"/>
            <w:rPrChange w:id="3056" w:author="ASUS" w:date="2022-01-09T23:32:00Z">
              <w:rPr>
                <w:rFonts w:hint="eastAsia"/>
                <w:sz w:val="28"/>
                <w:szCs w:val="28"/>
              </w:rPr>
            </w:rPrChange>
          </w:rPr>
          <w:t>于是</w:t>
        </w:r>
      </w:ins>
      <w:r>
        <w:rPr>
          <w:rFonts w:ascii="仿宋" w:eastAsia="仿宋" w:hAnsi="仿宋" w:cs="仿宋" w:hint="eastAsia"/>
          <w:sz w:val="32"/>
          <w:szCs w:val="32"/>
          <w:rPrChange w:id="3057" w:author="ASUS" w:date="2022-01-09T23:32:00Z">
            <w:rPr>
              <w:rFonts w:hint="eastAsia"/>
              <w:sz w:val="28"/>
              <w:szCs w:val="28"/>
            </w:rPr>
          </w:rPrChange>
        </w:rPr>
        <w:t>走不下去</w:t>
      </w:r>
      <w:ins w:id="3058" w:author="KOU IVY" w:date="2022-01-08T23:30:00Z">
        <w:r>
          <w:rPr>
            <w:rFonts w:ascii="仿宋" w:eastAsia="仿宋" w:hAnsi="仿宋" w:cs="仿宋" w:hint="eastAsia"/>
            <w:sz w:val="32"/>
            <w:szCs w:val="32"/>
            <w:rPrChange w:id="3059" w:author="ASUS" w:date="2022-01-09T23:32:00Z">
              <w:rPr>
                <w:rFonts w:hint="eastAsia"/>
                <w:sz w:val="28"/>
                <w:szCs w:val="28"/>
              </w:rPr>
            </w:rPrChange>
          </w:rPr>
          <w:t>，</w:t>
        </w:r>
      </w:ins>
      <w:r>
        <w:rPr>
          <w:rFonts w:ascii="仿宋" w:eastAsia="仿宋" w:hAnsi="仿宋" w:cs="仿宋" w:hint="eastAsia"/>
          <w:sz w:val="32"/>
          <w:szCs w:val="32"/>
          <w:rPrChange w:id="3060" w:author="ASUS" w:date="2022-01-09T23:32:00Z">
            <w:rPr>
              <w:rFonts w:hint="eastAsia"/>
              <w:sz w:val="28"/>
              <w:szCs w:val="28"/>
            </w:rPr>
          </w:rPrChange>
        </w:rPr>
        <w:t>为什么？就是没有把方搞清楚，方是什么？</w:t>
      </w:r>
      <w:del w:id="3061" w:author="KOU IVY" w:date="2022-01-08T23:30:00Z">
        <w:r>
          <w:rPr>
            <w:rFonts w:ascii="仿宋" w:eastAsia="仿宋" w:hAnsi="仿宋" w:cs="仿宋" w:hint="eastAsia"/>
            <w:sz w:val="32"/>
            <w:szCs w:val="32"/>
            <w:rPrChange w:id="306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（</w:delText>
        </w:r>
      </w:del>
      <w:r>
        <w:rPr>
          <w:rFonts w:ascii="仿宋" w:eastAsia="仿宋" w:hAnsi="仿宋" w:cs="仿宋" w:hint="eastAsia"/>
          <w:b/>
          <w:bCs/>
          <w:sz w:val="32"/>
          <w:szCs w:val="32"/>
          <w:rPrChange w:id="3063" w:author="ASUS" w:date="2022-01-09T23:32:00Z">
            <w:rPr>
              <w:rFonts w:hint="eastAsia"/>
              <w:b/>
              <w:bCs/>
              <w:sz w:val="28"/>
              <w:szCs w:val="28"/>
            </w:rPr>
          </w:rPrChange>
        </w:rPr>
        <w:t>方是法度</w:t>
      </w:r>
      <w:del w:id="3064" w:author="KOU IVY" w:date="2022-01-08T23:30:00Z">
        <w:r>
          <w:rPr>
            <w:rFonts w:ascii="仿宋" w:eastAsia="仿宋" w:hAnsi="仿宋" w:cs="仿宋" w:hint="eastAsia"/>
            <w:b/>
            <w:bCs/>
            <w:sz w:val="32"/>
            <w:szCs w:val="32"/>
            <w:rPrChange w:id="3065" w:author="ASUS" w:date="2022-01-09T23:32:00Z">
              <w:rPr>
                <w:rFonts w:hint="eastAsia"/>
                <w:b/>
                <w:bCs/>
                <w:sz w:val="28"/>
                <w:szCs w:val="28"/>
              </w:rPr>
            </w:rPrChange>
          </w:rPr>
          <w:delText>，</w:delText>
        </w:r>
      </w:del>
      <w:ins w:id="3066" w:author="KOU IVY" w:date="2022-01-08T23:30:00Z">
        <w:r>
          <w:rPr>
            <w:rFonts w:ascii="仿宋" w:eastAsia="仿宋" w:hAnsi="仿宋" w:cs="仿宋" w:hint="eastAsia"/>
            <w:b/>
            <w:bCs/>
            <w:sz w:val="32"/>
            <w:szCs w:val="32"/>
            <w:rPrChange w:id="3067" w:author="ASUS" w:date="2022-01-09T23:32:00Z">
              <w:rPr>
                <w:rFonts w:hint="eastAsia"/>
                <w:b/>
                <w:bCs/>
                <w:sz w:val="28"/>
                <w:szCs w:val="28"/>
              </w:rPr>
            </w:rPrChange>
          </w:rPr>
          <w:t>、</w:t>
        </w:r>
      </w:ins>
      <w:r>
        <w:rPr>
          <w:rFonts w:ascii="仿宋" w:eastAsia="仿宋" w:hAnsi="仿宋" w:cs="仿宋" w:hint="eastAsia"/>
          <w:b/>
          <w:bCs/>
          <w:sz w:val="32"/>
          <w:szCs w:val="32"/>
          <w:rPrChange w:id="3068" w:author="ASUS" w:date="2022-01-09T23:32:00Z">
            <w:rPr>
              <w:rFonts w:hint="eastAsia"/>
              <w:b/>
              <w:bCs/>
              <w:sz w:val="28"/>
              <w:szCs w:val="28"/>
            </w:rPr>
          </w:rPrChange>
        </w:rPr>
        <w:t>是规矩</w:t>
      </w:r>
      <w:del w:id="3069" w:author="KOU IVY" w:date="2022-01-08T23:30:00Z">
        <w:r>
          <w:rPr>
            <w:rFonts w:ascii="仿宋" w:eastAsia="仿宋" w:hAnsi="仿宋" w:cs="仿宋" w:hint="eastAsia"/>
            <w:b/>
            <w:bCs/>
            <w:sz w:val="32"/>
            <w:szCs w:val="32"/>
            <w:rPrChange w:id="3070" w:author="ASUS" w:date="2022-01-09T23:32:00Z">
              <w:rPr>
                <w:rFonts w:hint="eastAsia"/>
                <w:b/>
                <w:bCs/>
                <w:sz w:val="28"/>
                <w:szCs w:val="28"/>
              </w:rPr>
            </w:rPrChange>
          </w:rPr>
          <w:delText>，</w:delText>
        </w:r>
      </w:del>
      <w:ins w:id="3071" w:author="KOU IVY" w:date="2022-01-08T23:30:00Z">
        <w:r>
          <w:rPr>
            <w:rFonts w:ascii="仿宋" w:eastAsia="仿宋" w:hAnsi="仿宋" w:cs="仿宋" w:hint="eastAsia"/>
            <w:b/>
            <w:bCs/>
            <w:sz w:val="32"/>
            <w:szCs w:val="32"/>
            <w:rPrChange w:id="3072" w:author="ASUS" w:date="2022-01-09T23:32:00Z">
              <w:rPr>
                <w:rFonts w:hint="eastAsia"/>
                <w:b/>
                <w:bCs/>
                <w:sz w:val="28"/>
                <w:szCs w:val="28"/>
              </w:rPr>
            </w:rPrChange>
          </w:rPr>
          <w:t>、</w:t>
        </w:r>
      </w:ins>
      <w:r>
        <w:rPr>
          <w:rFonts w:ascii="仿宋" w:eastAsia="仿宋" w:hAnsi="仿宋" w:cs="仿宋" w:hint="eastAsia"/>
          <w:b/>
          <w:bCs/>
          <w:sz w:val="32"/>
          <w:szCs w:val="32"/>
          <w:rPrChange w:id="3073" w:author="ASUS" w:date="2022-01-09T23:32:00Z">
            <w:rPr>
              <w:rFonts w:hint="eastAsia"/>
              <w:b/>
              <w:bCs/>
              <w:sz w:val="28"/>
              <w:szCs w:val="28"/>
            </w:rPr>
          </w:rPrChange>
        </w:rPr>
        <w:t>是原理</w:t>
      </w:r>
      <w:del w:id="3074" w:author="KOU IVY" w:date="2022-01-08T23:30:00Z">
        <w:r>
          <w:rPr>
            <w:rFonts w:ascii="仿宋" w:eastAsia="仿宋" w:hAnsi="仿宋" w:cs="仿宋" w:hint="eastAsia"/>
            <w:b/>
            <w:bCs/>
            <w:sz w:val="32"/>
            <w:szCs w:val="32"/>
            <w:rPrChange w:id="3075" w:author="ASUS" w:date="2022-01-09T23:32:00Z">
              <w:rPr>
                <w:rFonts w:hint="eastAsia"/>
                <w:b/>
                <w:bCs/>
                <w:sz w:val="28"/>
                <w:szCs w:val="28"/>
              </w:rPr>
            </w:rPrChange>
          </w:rPr>
          <w:delText>）</w:delText>
        </w:r>
      </w:del>
      <w:ins w:id="3076" w:author="KOU IVY" w:date="2022-01-08T23:30:00Z">
        <w:r>
          <w:rPr>
            <w:rFonts w:ascii="仿宋" w:eastAsia="仿宋" w:hAnsi="仿宋" w:cs="仿宋" w:hint="eastAsia"/>
            <w:b/>
            <w:bCs/>
            <w:sz w:val="32"/>
            <w:szCs w:val="32"/>
            <w:rPrChange w:id="3077" w:author="ASUS" w:date="2022-01-09T23:32:00Z">
              <w:rPr>
                <w:rFonts w:hint="eastAsia"/>
                <w:b/>
                <w:bCs/>
                <w:sz w:val="28"/>
                <w:szCs w:val="28"/>
              </w:rPr>
            </w:rPrChange>
          </w:rPr>
          <w:t>。</w:t>
        </w:r>
      </w:ins>
      <w:del w:id="3078" w:author="KOU IVY" w:date="2022-01-08T23:30:00Z">
        <w:r>
          <w:rPr>
            <w:rFonts w:ascii="仿宋" w:eastAsia="仿宋" w:hAnsi="仿宋" w:cs="仿宋" w:hint="eastAsia"/>
            <w:sz w:val="32"/>
            <w:szCs w:val="32"/>
            <w:rPrChange w:id="307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所以你们</w:delText>
        </w:r>
      </w:del>
      <w:r>
        <w:rPr>
          <w:rFonts w:ascii="仿宋" w:eastAsia="仿宋" w:hAnsi="仿宋" w:cs="仿宋" w:hint="eastAsia"/>
          <w:sz w:val="32"/>
          <w:szCs w:val="32"/>
          <w:rPrChange w:id="3080" w:author="ASUS" w:date="2022-01-09T23:32:00Z">
            <w:rPr>
              <w:rFonts w:hint="eastAsia"/>
              <w:sz w:val="28"/>
              <w:szCs w:val="28"/>
            </w:rPr>
          </w:rPrChange>
        </w:rPr>
        <w:t>以药合方，用的药要合乎这个法度，明白后面的理</w:t>
      </w:r>
      <w:del w:id="3081" w:author="KOU IVY" w:date="2022-01-08T23:31:00Z">
        <w:r>
          <w:rPr>
            <w:rFonts w:ascii="仿宋" w:eastAsia="仿宋" w:hAnsi="仿宋" w:cs="仿宋" w:hint="eastAsia"/>
            <w:sz w:val="32"/>
            <w:szCs w:val="32"/>
            <w:rPrChange w:id="308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3083" w:author="KOU IVY" w:date="2022-01-08T23:31:00Z">
        <w:r>
          <w:rPr>
            <w:rFonts w:ascii="仿宋" w:eastAsia="仿宋" w:hAnsi="仿宋" w:cs="仿宋" w:hint="eastAsia"/>
            <w:sz w:val="32"/>
            <w:szCs w:val="32"/>
            <w:rPrChange w:id="3084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del w:id="3085" w:author="KOU IVY" w:date="2022-01-08T23:31:00Z">
        <w:r>
          <w:rPr>
            <w:rFonts w:ascii="仿宋" w:eastAsia="仿宋" w:hAnsi="仿宋" w:cs="仿宋" w:hint="eastAsia"/>
            <w:sz w:val="32"/>
            <w:szCs w:val="32"/>
            <w:rPrChange w:id="308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我们</w:delText>
        </w:r>
      </w:del>
      <w:ins w:id="3087" w:author="KOU IVY" w:date="2022-01-08T23:31:00Z">
        <w:r>
          <w:rPr>
            <w:rFonts w:ascii="仿宋" w:eastAsia="仿宋" w:hAnsi="仿宋" w:cs="仿宋" w:hint="eastAsia"/>
            <w:sz w:val="32"/>
            <w:szCs w:val="32"/>
            <w:rPrChange w:id="3088" w:author="ASUS" w:date="2022-01-09T23:32:00Z">
              <w:rPr>
                <w:rFonts w:hint="eastAsia"/>
                <w:sz w:val="28"/>
                <w:szCs w:val="28"/>
              </w:rPr>
            </w:rPrChange>
          </w:rPr>
          <w:t>现在</w:t>
        </w:r>
      </w:ins>
      <w:r>
        <w:rPr>
          <w:rFonts w:ascii="仿宋" w:eastAsia="仿宋" w:hAnsi="仿宋" w:cs="仿宋" w:hint="eastAsia"/>
          <w:sz w:val="32"/>
          <w:szCs w:val="32"/>
          <w:rPrChange w:id="3089" w:author="ASUS" w:date="2022-01-09T23:32:00Z">
            <w:rPr>
              <w:rFonts w:hint="eastAsia"/>
              <w:sz w:val="28"/>
              <w:szCs w:val="28"/>
            </w:rPr>
          </w:rPrChange>
        </w:rPr>
        <w:t>倒过来了</w:t>
      </w:r>
      <w:del w:id="3090" w:author="KOU IVY" w:date="2022-01-08T23:31:00Z">
        <w:r>
          <w:rPr>
            <w:rFonts w:ascii="仿宋" w:eastAsia="仿宋" w:hAnsi="仿宋" w:cs="仿宋" w:hint="eastAsia"/>
            <w:sz w:val="32"/>
            <w:szCs w:val="32"/>
            <w:rPrChange w:id="309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，我们</w:delText>
        </w:r>
      </w:del>
      <w:ins w:id="3092" w:author="KOU IVY" w:date="2022-01-08T23:31:00Z">
        <w:r>
          <w:rPr>
            <w:rFonts w:ascii="仿宋" w:eastAsia="仿宋" w:hAnsi="仿宋" w:cs="仿宋" w:hint="eastAsia"/>
            <w:sz w:val="32"/>
            <w:szCs w:val="32"/>
            <w:rPrChange w:id="3093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r>
        <w:rPr>
          <w:rFonts w:ascii="仿宋" w:eastAsia="仿宋" w:hAnsi="仿宋" w:cs="仿宋" w:hint="eastAsia"/>
          <w:sz w:val="32"/>
          <w:szCs w:val="32"/>
          <w:rPrChange w:id="3094" w:author="ASUS" w:date="2022-01-09T23:32:00Z">
            <w:rPr>
              <w:rFonts w:hint="eastAsia"/>
              <w:sz w:val="28"/>
              <w:szCs w:val="28"/>
            </w:rPr>
          </w:rPrChange>
        </w:rPr>
        <w:t>中医讲理、法、方、药</w:t>
      </w:r>
      <w:del w:id="3095" w:author="KOU IVY" w:date="2022-01-08T23:31:00Z">
        <w:r>
          <w:rPr>
            <w:rFonts w:ascii="仿宋" w:eastAsia="仿宋" w:hAnsi="仿宋" w:cs="仿宋" w:hint="eastAsia"/>
            <w:sz w:val="32"/>
            <w:szCs w:val="32"/>
            <w:rPrChange w:id="309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。非常好的几个字</w:delText>
        </w:r>
      </w:del>
      <w:r>
        <w:rPr>
          <w:rFonts w:ascii="仿宋" w:eastAsia="仿宋" w:hAnsi="仿宋" w:cs="仿宋" w:hint="eastAsia"/>
          <w:sz w:val="32"/>
          <w:szCs w:val="32"/>
          <w:rPrChange w:id="3097" w:author="ASUS" w:date="2022-01-09T23:32:00Z">
            <w:rPr>
              <w:rFonts w:hint="eastAsia"/>
              <w:sz w:val="28"/>
              <w:szCs w:val="28"/>
            </w:rPr>
          </w:rPrChange>
        </w:rPr>
        <w:t>，但现在</w:t>
      </w:r>
      <w:del w:id="3098" w:author="KOU IVY" w:date="2022-01-08T23:31:00Z">
        <w:r>
          <w:rPr>
            <w:rFonts w:ascii="仿宋" w:eastAsia="仿宋" w:hAnsi="仿宋" w:cs="仿宋" w:hint="eastAsia"/>
            <w:sz w:val="32"/>
            <w:szCs w:val="32"/>
            <w:rPrChange w:id="309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我们</w:delText>
        </w:r>
      </w:del>
      <w:ins w:id="3100" w:author="KOU IVY" w:date="2022-01-08T23:31:00Z">
        <w:r>
          <w:rPr>
            <w:rFonts w:ascii="仿宋" w:eastAsia="仿宋" w:hAnsi="仿宋" w:cs="仿宋" w:hint="eastAsia"/>
            <w:sz w:val="32"/>
            <w:szCs w:val="32"/>
            <w:rPrChange w:id="3101" w:author="ASUS" w:date="2022-01-09T23:32:00Z">
              <w:rPr>
                <w:rFonts w:hint="eastAsia"/>
                <w:sz w:val="28"/>
                <w:szCs w:val="28"/>
              </w:rPr>
            </w:rPrChange>
          </w:rPr>
          <w:t>的中医</w:t>
        </w:r>
      </w:ins>
      <w:r>
        <w:rPr>
          <w:rFonts w:ascii="仿宋" w:eastAsia="仿宋" w:hAnsi="仿宋" w:cs="仿宋" w:hint="eastAsia"/>
          <w:sz w:val="32"/>
          <w:szCs w:val="32"/>
          <w:rPrChange w:id="3102" w:author="ASUS" w:date="2022-01-09T23:32:00Z">
            <w:rPr>
              <w:rFonts w:hint="eastAsia"/>
              <w:sz w:val="28"/>
              <w:szCs w:val="28"/>
            </w:rPr>
          </w:rPrChange>
        </w:rPr>
        <w:t>不讲理</w:t>
      </w:r>
      <w:del w:id="3103" w:author="KOU IVY" w:date="2022-01-08T23:33:00Z">
        <w:r>
          <w:rPr>
            <w:rFonts w:ascii="仿宋" w:eastAsia="仿宋" w:hAnsi="仿宋" w:cs="仿宋" w:hint="eastAsia"/>
            <w:sz w:val="32"/>
            <w:szCs w:val="32"/>
            <w:rPrChange w:id="310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了</w:delText>
        </w:r>
      </w:del>
      <w:r>
        <w:rPr>
          <w:rFonts w:ascii="仿宋" w:eastAsia="仿宋" w:hAnsi="仿宋" w:cs="仿宋" w:hint="eastAsia"/>
          <w:sz w:val="32"/>
          <w:szCs w:val="32"/>
          <w:rPrChange w:id="3105" w:author="ASUS" w:date="2022-01-09T23:32:00Z">
            <w:rPr>
              <w:rFonts w:hint="eastAsia"/>
              <w:sz w:val="28"/>
              <w:szCs w:val="28"/>
            </w:rPr>
          </w:rPrChange>
        </w:rPr>
        <w:t>，法也没有了，</w:t>
      </w:r>
      <w:del w:id="3106" w:author="KOU IVY" w:date="2022-01-08T23:32:00Z">
        <w:r>
          <w:rPr>
            <w:rFonts w:ascii="仿宋" w:eastAsia="仿宋" w:hAnsi="仿宋" w:cs="仿宋" w:hint="eastAsia"/>
            <w:sz w:val="32"/>
            <w:szCs w:val="32"/>
            <w:rPrChange w:id="310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我们法</w:delText>
        </w:r>
      </w:del>
      <w:r>
        <w:rPr>
          <w:rFonts w:ascii="仿宋" w:eastAsia="仿宋" w:hAnsi="仿宋" w:cs="仿宋" w:hint="eastAsia"/>
          <w:sz w:val="32"/>
          <w:szCs w:val="32"/>
          <w:rPrChange w:id="3108" w:author="ASUS" w:date="2022-01-09T23:32:00Z">
            <w:rPr>
              <w:rFonts w:hint="eastAsia"/>
              <w:sz w:val="28"/>
              <w:szCs w:val="28"/>
            </w:rPr>
          </w:rPrChange>
        </w:rPr>
        <w:t>是乱整的，</w:t>
      </w:r>
      <w:del w:id="3109" w:author="KOU IVY" w:date="2022-01-08T23:32:00Z">
        <w:r>
          <w:rPr>
            <w:rFonts w:ascii="仿宋" w:eastAsia="仿宋" w:hAnsi="仿宋" w:cs="仿宋" w:hint="eastAsia"/>
            <w:sz w:val="32"/>
            <w:szCs w:val="32"/>
            <w:rPrChange w:id="311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中医界的法是</w:delText>
        </w:r>
      </w:del>
      <w:r>
        <w:rPr>
          <w:rFonts w:ascii="仿宋" w:eastAsia="仿宋" w:hAnsi="仿宋" w:cs="仿宋" w:hint="eastAsia"/>
          <w:sz w:val="32"/>
          <w:szCs w:val="32"/>
          <w:rPrChange w:id="3111" w:author="ASUS" w:date="2022-01-09T23:32:00Z">
            <w:rPr>
              <w:rFonts w:hint="eastAsia"/>
              <w:sz w:val="28"/>
              <w:szCs w:val="28"/>
            </w:rPr>
          </w:rPrChange>
        </w:rPr>
        <w:t>通过方剂去推理的</w:t>
      </w:r>
      <w:del w:id="3112" w:author="KOU IVY" w:date="2022-01-08T23:32:00Z">
        <w:r>
          <w:rPr>
            <w:rFonts w:ascii="仿宋" w:eastAsia="仿宋" w:hAnsi="仿宋" w:cs="仿宋" w:hint="eastAsia"/>
            <w:sz w:val="32"/>
            <w:szCs w:val="32"/>
            <w:rPrChange w:id="311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产物</w:delText>
        </w:r>
      </w:del>
      <w:ins w:id="3114" w:author="KOU IVY" w:date="2022-01-08T23:32:00Z">
        <w:r>
          <w:rPr>
            <w:rFonts w:ascii="仿宋" w:eastAsia="仿宋" w:hAnsi="仿宋" w:cs="仿宋" w:hint="eastAsia"/>
            <w:sz w:val="32"/>
            <w:szCs w:val="32"/>
            <w:rPrChange w:id="3115" w:author="ASUS" w:date="2022-01-09T23:32:00Z">
              <w:rPr>
                <w:rFonts w:hint="eastAsia"/>
                <w:sz w:val="28"/>
                <w:szCs w:val="28"/>
              </w:rPr>
            </w:rPrChange>
          </w:rPr>
          <w:t>理法</w:t>
        </w:r>
      </w:ins>
      <w:del w:id="3116" w:author="KOU IVY" w:date="2022-01-08T23:32:00Z">
        <w:r>
          <w:rPr>
            <w:rFonts w:ascii="仿宋" w:eastAsia="仿宋" w:hAnsi="仿宋" w:cs="仿宋" w:hint="eastAsia"/>
            <w:sz w:val="32"/>
            <w:szCs w:val="32"/>
            <w:rPrChange w:id="311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（比如：</w:delText>
        </w:r>
      </w:del>
      <w:ins w:id="3118" w:author="KOU IVY" w:date="2022-01-08T23:32:00Z">
        <w:r>
          <w:rPr>
            <w:rFonts w:ascii="仿宋" w:eastAsia="仿宋" w:hAnsi="仿宋" w:cs="仿宋" w:hint="eastAsia"/>
            <w:sz w:val="32"/>
            <w:szCs w:val="32"/>
            <w:rPrChange w:id="3119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r>
        <w:rPr>
          <w:rFonts w:ascii="仿宋" w:eastAsia="仿宋" w:hAnsi="仿宋" w:cs="仿宋" w:hint="eastAsia"/>
          <w:sz w:val="32"/>
          <w:szCs w:val="32"/>
          <w:rPrChange w:id="3120" w:author="ASUS" w:date="2022-01-09T23:32:00Z">
            <w:rPr>
              <w:rFonts w:hint="eastAsia"/>
              <w:sz w:val="28"/>
              <w:szCs w:val="28"/>
            </w:rPr>
          </w:rPrChange>
        </w:rPr>
        <w:t>二陈汤</w:t>
      </w:r>
      <w:ins w:id="3121" w:author="KOU IVY" w:date="2022-01-08T23:33:00Z">
        <w:r>
          <w:rPr>
            <w:rFonts w:ascii="仿宋" w:eastAsia="仿宋" w:hAnsi="仿宋" w:cs="仿宋" w:hint="eastAsia"/>
            <w:sz w:val="32"/>
            <w:szCs w:val="32"/>
            <w:rPrChange w:id="3122" w:author="ASUS" w:date="2022-01-09T23:32:00Z">
              <w:rPr>
                <w:rFonts w:hint="eastAsia"/>
                <w:sz w:val="28"/>
                <w:szCs w:val="28"/>
              </w:rPr>
            </w:rPrChange>
          </w:rPr>
          <w:t>，</w:t>
        </w:r>
      </w:ins>
      <w:del w:id="3123" w:author="KOU IVY" w:date="2022-01-08T23:33:00Z">
        <w:r>
          <w:rPr>
            <w:rFonts w:ascii="仿宋" w:eastAsia="仿宋" w:hAnsi="仿宋" w:cs="仿宋" w:hint="eastAsia"/>
            <w:sz w:val="32"/>
            <w:szCs w:val="32"/>
            <w:rPrChange w:id="312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它</w:delText>
        </w:r>
      </w:del>
      <w:r>
        <w:rPr>
          <w:rFonts w:ascii="仿宋" w:eastAsia="仿宋" w:hAnsi="仿宋" w:cs="仿宋" w:hint="eastAsia"/>
          <w:sz w:val="32"/>
          <w:szCs w:val="32"/>
          <w:rPrChange w:id="3125" w:author="ASUS" w:date="2022-01-09T23:32:00Z">
            <w:rPr>
              <w:rFonts w:hint="eastAsia"/>
              <w:sz w:val="28"/>
              <w:szCs w:val="28"/>
            </w:rPr>
          </w:rPrChange>
        </w:rPr>
        <w:t>是根据里面几位药去反推</w:t>
      </w:r>
      <w:del w:id="3126" w:author="KOU IVY" w:date="2022-01-08T23:33:00Z">
        <w:r>
          <w:rPr>
            <w:rFonts w:ascii="仿宋" w:eastAsia="仿宋" w:hAnsi="仿宋" w:cs="仿宋" w:hint="eastAsia"/>
            <w:sz w:val="32"/>
            <w:szCs w:val="32"/>
            <w:rPrChange w:id="312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3128" w:author="KOU IVY" w:date="2022-01-08T23:33:00Z">
        <w:r>
          <w:rPr>
            <w:rFonts w:ascii="仿宋" w:eastAsia="仿宋" w:hAnsi="仿宋" w:cs="仿宋" w:hint="eastAsia"/>
            <w:sz w:val="32"/>
            <w:szCs w:val="32"/>
            <w:rPrChange w:id="3129" w:author="ASUS" w:date="2022-01-09T23:32:00Z">
              <w:rPr>
                <w:rFonts w:hint="eastAsia"/>
                <w:sz w:val="28"/>
                <w:szCs w:val="28"/>
              </w:rPr>
            </w:rPrChange>
          </w:rPr>
          <w:t>出</w:t>
        </w:r>
      </w:ins>
      <w:r>
        <w:rPr>
          <w:rFonts w:ascii="仿宋" w:eastAsia="仿宋" w:hAnsi="仿宋" w:cs="仿宋" w:hint="eastAsia"/>
          <w:sz w:val="32"/>
          <w:szCs w:val="32"/>
          <w:rPrChange w:id="3130" w:author="ASUS" w:date="2022-01-09T23:32:00Z">
            <w:rPr>
              <w:rFonts w:hint="eastAsia"/>
              <w:sz w:val="28"/>
              <w:szCs w:val="28"/>
            </w:rPr>
          </w:rPrChange>
        </w:rPr>
        <w:t>燥湿化痰</w:t>
      </w:r>
      <w:del w:id="3131" w:author="KOU IVY" w:date="2022-01-08T23:33:00Z">
        <w:r>
          <w:rPr>
            <w:rFonts w:ascii="仿宋" w:eastAsia="仿宋" w:hAnsi="仿宋" w:cs="仿宋" w:hint="eastAsia"/>
            <w:sz w:val="32"/>
            <w:szCs w:val="32"/>
            <w:rPrChange w:id="313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）</w:delText>
        </w:r>
      </w:del>
      <w:ins w:id="3133" w:author="KOU IVY" w:date="2022-01-08T23:33:00Z">
        <w:r>
          <w:rPr>
            <w:rFonts w:ascii="仿宋" w:eastAsia="仿宋" w:hAnsi="仿宋" w:cs="仿宋" w:hint="eastAsia"/>
            <w:sz w:val="32"/>
            <w:szCs w:val="32"/>
            <w:rPrChange w:id="3134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del w:id="3135" w:author="KOU IVY" w:date="2022-01-08T23:36:00Z">
        <w:r>
          <w:rPr>
            <w:rFonts w:ascii="仿宋" w:eastAsia="仿宋" w:hAnsi="仿宋" w:cs="仿宋" w:hint="eastAsia"/>
            <w:sz w:val="32"/>
            <w:szCs w:val="32"/>
            <w:rPrChange w:id="313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中医界的逻辑</w:delText>
        </w:r>
      </w:del>
      <w:del w:id="3137" w:author="KOU IVY" w:date="2022-01-08T23:33:00Z">
        <w:r>
          <w:rPr>
            <w:rFonts w:ascii="仿宋" w:eastAsia="仿宋" w:hAnsi="仿宋" w:cs="仿宋" w:hint="eastAsia"/>
            <w:sz w:val="32"/>
            <w:szCs w:val="32"/>
            <w:rPrChange w:id="313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是</w:delText>
        </w:r>
      </w:del>
      <w:del w:id="3139" w:author="KOU IVY" w:date="2022-01-08T23:36:00Z">
        <w:r>
          <w:rPr>
            <w:rFonts w:ascii="仿宋" w:eastAsia="仿宋" w:hAnsi="仿宋" w:cs="仿宋" w:hint="eastAsia"/>
            <w:sz w:val="32"/>
            <w:szCs w:val="32"/>
            <w:rPrChange w:id="314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颠倒</w:delText>
        </w:r>
      </w:del>
      <w:del w:id="3141" w:author="KOU IVY" w:date="2022-01-08T23:33:00Z">
        <w:r>
          <w:rPr>
            <w:rFonts w:ascii="仿宋" w:eastAsia="仿宋" w:hAnsi="仿宋" w:cs="仿宋" w:hint="eastAsia"/>
            <w:sz w:val="32"/>
            <w:szCs w:val="32"/>
            <w:rPrChange w:id="314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的</w:delText>
        </w:r>
      </w:del>
      <w:del w:id="3143" w:author="KOU IVY" w:date="2022-01-08T23:35:00Z">
        <w:r>
          <w:rPr>
            <w:rFonts w:ascii="仿宋" w:eastAsia="仿宋" w:hAnsi="仿宋" w:cs="仿宋" w:hint="eastAsia"/>
            <w:sz w:val="32"/>
            <w:szCs w:val="32"/>
            <w:rPrChange w:id="314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del w:id="3145" w:author="KOU IVY" w:date="2022-01-08T23:34:00Z">
        <w:r>
          <w:rPr>
            <w:rFonts w:ascii="仿宋" w:eastAsia="仿宋" w:hAnsi="仿宋" w:cs="仿宋" w:hint="eastAsia"/>
            <w:sz w:val="32"/>
            <w:szCs w:val="32"/>
            <w:rPrChange w:id="314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绝对</w:delText>
        </w:r>
      </w:del>
      <w:del w:id="3147" w:author="KOU IVY" w:date="2022-01-08T23:35:00Z">
        <w:r>
          <w:rPr>
            <w:rFonts w:ascii="仿宋" w:eastAsia="仿宋" w:hAnsi="仿宋" w:cs="仿宋" w:hint="eastAsia"/>
            <w:sz w:val="32"/>
            <w:szCs w:val="32"/>
            <w:rPrChange w:id="314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不是先有</w:delText>
        </w:r>
      </w:del>
      <w:del w:id="3149" w:author="KOU IVY" w:date="2022-01-08T23:34:00Z">
        <w:r>
          <w:rPr>
            <w:rFonts w:ascii="仿宋" w:eastAsia="仿宋" w:hAnsi="仿宋" w:cs="仿宋" w:hint="eastAsia"/>
            <w:sz w:val="32"/>
            <w:szCs w:val="32"/>
            <w:rPrChange w:id="315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了</w:delText>
        </w:r>
      </w:del>
      <w:del w:id="3151" w:author="KOU IVY" w:date="2022-01-08T23:35:00Z">
        <w:r>
          <w:rPr>
            <w:rFonts w:ascii="仿宋" w:eastAsia="仿宋" w:hAnsi="仿宋" w:cs="仿宋" w:hint="eastAsia"/>
            <w:sz w:val="32"/>
            <w:szCs w:val="32"/>
            <w:rPrChange w:id="315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治法，才去治方，所以</w:delText>
        </w:r>
      </w:del>
      <w:r>
        <w:rPr>
          <w:rFonts w:ascii="仿宋" w:eastAsia="仿宋" w:hAnsi="仿宋" w:cs="仿宋" w:hint="eastAsia"/>
          <w:sz w:val="32"/>
          <w:szCs w:val="32"/>
          <w:rPrChange w:id="3153" w:author="ASUS" w:date="2022-01-09T23:32:00Z">
            <w:rPr>
              <w:rFonts w:hint="eastAsia"/>
              <w:sz w:val="28"/>
              <w:szCs w:val="28"/>
            </w:rPr>
          </w:rPrChange>
        </w:rPr>
        <w:t>《内经》为什么很少出方药，《内经》在</w:t>
      </w:r>
      <w:del w:id="3154" w:author="KOU IVY" w:date="2022-01-08T23:34:00Z">
        <w:r>
          <w:rPr>
            <w:rFonts w:ascii="仿宋" w:eastAsia="仿宋" w:hAnsi="仿宋" w:cs="仿宋" w:hint="eastAsia"/>
            <w:sz w:val="32"/>
            <w:szCs w:val="32"/>
            <w:rPrChange w:id="315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给我们</w:delText>
        </w:r>
      </w:del>
      <w:r>
        <w:rPr>
          <w:rFonts w:ascii="仿宋" w:eastAsia="仿宋" w:hAnsi="仿宋" w:cs="仿宋" w:hint="eastAsia"/>
          <w:sz w:val="32"/>
          <w:szCs w:val="32"/>
          <w:rPrChange w:id="3156" w:author="ASUS" w:date="2022-01-09T23:32:00Z">
            <w:rPr>
              <w:rFonts w:hint="eastAsia"/>
              <w:sz w:val="28"/>
              <w:szCs w:val="28"/>
            </w:rPr>
          </w:rPrChange>
        </w:rPr>
        <w:t>讲法度，但</w:t>
      </w:r>
      <w:del w:id="3157" w:author="KOU IVY" w:date="2022-01-08T23:34:00Z">
        <w:r>
          <w:rPr>
            <w:rFonts w:ascii="仿宋" w:eastAsia="仿宋" w:hAnsi="仿宋" w:cs="仿宋" w:hint="eastAsia"/>
            <w:sz w:val="32"/>
            <w:szCs w:val="32"/>
            <w:rPrChange w:id="315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我们</w:delText>
        </w:r>
      </w:del>
      <w:r>
        <w:rPr>
          <w:rFonts w:ascii="仿宋" w:eastAsia="仿宋" w:hAnsi="仿宋" w:cs="仿宋" w:hint="eastAsia"/>
          <w:sz w:val="32"/>
          <w:szCs w:val="32"/>
          <w:rPrChange w:id="3159" w:author="ASUS" w:date="2022-01-09T23:32:00Z">
            <w:rPr>
              <w:rFonts w:hint="eastAsia"/>
              <w:sz w:val="28"/>
              <w:szCs w:val="28"/>
            </w:rPr>
          </w:rPrChange>
        </w:rPr>
        <w:t>现在</w:t>
      </w:r>
      <w:del w:id="3160" w:author="KOU IVY" w:date="2022-01-08T23:34:00Z">
        <w:r>
          <w:rPr>
            <w:rFonts w:ascii="仿宋" w:eastAsia="仿宋" w:hAnsi="仿宋" w:cs="仿宋" w:hint="eastAsia"/>
            <w:sz w:val="32"/>
            <w:szCs w:val="32"/>
            <w:rPrChange w:id="316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倒过来了，我们是</w:delText>
        </w:r>
      </w:del>
      <w:r>
        <w:rPr>
          <w:rFonts w:ascii="仿宋" w:eastAsia="仿宋" w:hAnsi="仿宋" w:cs="仿宋" w:hint="eastAsia"/>
          <w:sz w:val="32"/>
          <w:szCs w:val="32"/>
          <w:rPrChange w:id="3162" w:author="ASUS" w:date="2022-01-09T23:32:00Z">
            <w:rPr>
              <w:rFonts w:hint="eastAsia"/>
              <w:sz w:val="28"/>
              <w:szCs w:val="28"/>
            </w:rPr>
          </w:rPrChange>
        </w:rPr>
        <w:t>通过药去反推</w:t>
      </w:r>
      <w:del w:id="3163" w:author="KOU IVY" w:date="2022-01-08T23:34:00Z">
        <w:r>
          <w:rPr>
            <w:rFonts w:ascii="仿宋" w:eastAsia="仿宋" w:hAnsi="仿宋" w:cs="仿宋" w:hint="eastAsia"/>
            <w:sz w:val="32"/>
            <w:szCs w:val="32"/>
            <w:rPrChange w:id="316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这些东西</w:delText>
        </w:r>
      </w:del>
      <w:ins w:id="3165" w:author="KOU IVY" w:date="2022-01-08T23:35:00Z">
        <w:r>
          <w:rPr>
            <w:rFonts w:ascii="仿宋" w:eastAsia="仿宋" w:hAnsi="仿宋" w:cs="仿宋" w:hint="eastAsia"/>
            <w:sz w:val="32"/>
            <w:szCs w:val="32"/>
            <w:rPrChange w:id="3166" w:author="ASUS" w:date="2022-01-09T23:32:00Z">
              <w:rPr>
                <w:rFonts w:hint="eastAsia"/>
                <w:sz w:val="28"/>
                <w:szCs w:val="28"/>
              </w:rPr>
            </w:rPrChange>
          </w:rPr>
          <w:t>理法</w:t>
        </w:r>
      </w:ins>
      <w:r>
        <w:rPr>
          <w:rFonts w:ascii="仿宋" w:eastAsia="仿宋" w:hAnsi="仿宋" w:cs="仿宋" w:hint="eastAsia"/>
          <w:sz w:val="32"/>
          <w:szCs w:val="32"/>
          <w:rPrChange w:id="3167" w:author="ASUS" w:date="2022-01-09T23:32:00Z">
            <w:rPr>
              <w:rFonts w:hint="eastAsia"/>
              <w:sz w:val="28"/>
              <w:szCs w:val="28"/>
            </w:rPr>
          </w:rPrChange>
        </w:rPr>
        <w:t>，</w:t>
      </w:r>
      <w:ins w:id="3168" w:author="KOU IVY" w:date="2022-01-08T23:36:00Z">
        <w:r>
          <w:rPr>
            <w:rFonts w:ascii="仿宋" w:eastAsia="仿宋" w:hAnsi="仿宋" w:cs="仿宋" w:hint="eastAsia"/>
            <w:sz w:val="32"/>
            <w:szCs w:val="32"/>
            <w:rPrChange w:id="3169" w:author="ASUS" w:date="2022-01-09T23:32:00Z">
              <w:rPr>
                <w:rFonts w:hint="eastAsia"/>
                <w:sz w:val="28"/>
                <w:szCs w:val="28"/>
              </w:rPr>
            </w:rPrChange>
          </w:rPr>
          <w:t>中医界的逻辑颠倒了。</w:t>
        </w:r>
      </w:ins>
      <w:del w:id="3170" w:author="KOU IVY" w:date="2022-01-08T23:36:00Z">
        <w:r>
          <w:rPr>
            <w:rFonts w:ascii="仿宋" w:eastAsia="仿宋" w:hAnsi="仿宋" w:cs="仿宋" w:hint="eastAsia"/>
            <w:sz w:val="32"/>
            <w:szCs w:val="32"/>
            <w:rPrChange w:id="317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你们看</w:delText>
        </w:r>
      </w:del>
      <w:r>
        <w:rPr>
          <w:rFonts w:ascii="仿宋" w:eastAsia="仿宋" w:hAnsi="仿宋" w:cs="仿宋" w:hint="eastAsia"/>
          <w:sz w:val="32"/>
          <w:szCs w:val="32"/>
          <w:rPrChange w:id="3172" w:author="ASUS" w:date="2022-01-09T23:32:00Z">
            <w:rPr>
              <w:rFonts w:hint="eastAsia"/>
              <w:sz w:val="28"/>
              <w:szCs w:val="28"/>
            </w:rPr>
          </w:rPrChange>
        </w:rPr>
        <w:t>现在很多老中医</w:t>
      </w:r>
      <w:del w:id="3173" w:author="KOU IVY" w:date="2022-01-08T23:36:00Z">
        <w:r>
          <w:rPr>
            <w:rFonts w:ascii="仿宋" w:eastAsia="仿宋" w:hAnsi="仿宋" w:cs="仿宋" w:hint="eastAsia"/>
            <w:sz w:val="32"/>
            <w:szCs w:val="32"/>
            <w:rPrChange w:id="317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r>
        <w:rPr>
          <w:rFonts w:ascii="仿宋" w:eastAsia="仿宋" w:hAnsi="仿宋" w:cs="仿宋" w:hint="eastAsia"/>
          <w:sz w:val="32"/>
          <w:szCs w:val="32"/>
          <w:rPrChange w:id="3175" w:author="ASUS" w:date="2022-01-09T23:32:00Z">
            <w:rPr>
              <w:rFonts w:hint="eastAsia"/>
              <w:sz w:val="28"/>
              <w:szCs w:val="28"/>
            </w:rPr>
          </w:rPrChange>
        </w:rPr>
        <w:t>开方开很多药，我们</w:t>
      </w:r>
      <w:del w:id="3176" w:author="KOU IVY" w:date="2022-01-08T23:37:00Z">
        <w:r>
          <w:rPr>
            <w:rFonts w:ascii="仿宋" w:eastAsia="仿宋" w:hAnsi="仿宋" w:cs="仿宋" w:hint="eastAsia"/>
            <w:sz w:val="32"/>
            <w:szCs w:val="32"/>
            <w:rPrChange w:id="317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只</w:delText>
        </w:r>
      </w:del>
      <w:r>
        <w:rPr>
          <w:rFonts w:ascii="仿宋" w:eastAsia="仿宋" w:hAnsi="仿宋" w:cs="仿宋" w:hint="eastAsia"/>
          <w:sz w:val="32"/>
          <w:szCs w:val="32"/>
          <w:rPrChange w:id="3178" w:author="ASUS" w:date="2022-01-09T23:32:00Z">
            <w:rPr>
              <w:rFonts w:hint="eastAsia"/>
              <w:sz w:val="28"/>
              <w:szCs w:val="28"/>
            </w:rPr>
          </w:rPrChange>
        </w:rPr>
        <w:t>能通过药去反推</w:t>
      </w:r>
      <w:del w:id="3179" w:author="KOU IVY" w:date="2022-01-08T23:37:00Z">
        <w:r>
          <w:rPr>
            <w:rFonts w:ascii="仿宋" w:eastAsia="仿宋" w:hAnsi="仿宋" w:cs="仿宋" w:hint="eastAsia"/>
            <w:sz w:val="32"/>
            <w:szCs w:val="32"/>
            <w:rPrChange w:id="318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，它是那样的</w:delText>
        </w:r>
      </w:del>
      <w:r>
        <w:rPr>
          <w:rFonts w:ascii="仿宋" w:eastAsia="仿宋" w:hAnsi="仿宋" w:cs="仿宋" w:hint="eastAsia"/>
          <w:sz w:val="32"/>
          <w:szCs w:val="32"/>
          <w:rPrChange w:id="3181" w:author="ASUS" w:date="2022-01-09T23:32:00Z">
            <w:rPr>
              <w:rFonts w:hint="eastAsia"/>
              <w:sz w:val="28"/>
              <w:szCs w:val="28"/>
            </w:rPr>
          </w:rPrChange>
        </w:rPr>
        <w:t>治法，包括</w:t>
      </w:r>
      <w:del w:id="3182" w:author="KOU IVY" w:date="2022-01-08T23:37:00Z">
        <w:r>
          <w:rPr>
            <w:rFonts w:ascii="仿宋" w:eastAsia="仿宋" w:hAnsi="仿宋" w:cs="仿宋" w:hint="eastAsia"/>
            <w:sz w:val="32"/>
            <w:szCs w:val="32"/>
            <w:rPrChange w:id="318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我们</w:delText>
        </w:r>
      </w:del>
      <w:r>
        <w:rPr>
          <w:rFonts w:ascii="仿宋" w:eastAsia="仿宋" w:hAnsi="仿宋" w:cs="仿宋" w:hint="eastAsia"/>
          <w:sz w:val="32"/>
          <w:szCs w:val="32"/>
          <w:rPrChange w:id="3184" w:author="ASUS" w:date="2022-01-09T23:32:00Z">
            <w:rPr>
              <w:rFonts w:hint="eastAsia"/>
              <w:sz w:val="28"/>
              <w:szCs w:val="28"/>
            </w:rPr>
          </w:rPrChange>
        </w:rPr>
        <w:t>西医各种医案，都是通过药去反推</w:t>
      </w:r>
      <w:del w:id="3185" w:author="KOU IVY" w:date="2022-01-08T23:37:00Z">
        <w:r>
          <w:rPr>
            <w:rFonts w:ascii="仿宋" w:eastAsia="仿宋" w:hAnsi="仿宋" w:cs="仿宋" w:hint="eastAsia"/>
            <w:sz w:val="32"/>
            <w:szCs w:val="32"/>
            <w:rPrChange w:id="318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它那个</w:delText>
        </w:r>
      </w:del>
      <w:r>
        <w:rPr>
          <w:rFonts w:ascii="仿宋" w:eastAsia="仿宋" w:hAnsi="仿宋" w:cs="仿宋" w:hint="eastAsia"/>
          <w:sz w:val="32"/>
          <w:szCs w:val="32"/>
          <w:rPrChange w:id="3187" w:author="ASUS" w:date="2022-01-09T23:32:00Z">
            <w:rPr>
              <w:rFonts w:hint="eastAsia"/>
              <w:sz w:val="28"/>
              <w:szCs w:val="28"/>
            </w:rPr>
          </w:rPrChange>
        </w:rPr>
        <w:t>治法</w:t>
      </w:r>
      <w:del w:id="3188" w:author="KOU IVY" w:date="2022-01-08T23:37:00Z">
        <w:r>
          <w:rPr>
            <w:rFonts w:ascii="仿宋" w:eastAsia="仿宋" w:hAnsi="仿宋" w:cs="仿宋" w:hint="eastAsia"/>
            <w:sz w:val="32"/>
            <w:szCs w:val="32"/>
            <w:rPrChange w:id="318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，所以你们看，虽然我们是理法方药，他们是搞颠倒的</w:delText>
        </w:r>
      </w:del>
      <w:r>
        <w:rPr>
          <w:rFonts w:ascii="仿宋" w:eastAsia="仿宋" w:hAnsi="仿宋" w:cs="仿宋" w:hint="eastAsia"/>
          <w:sz w:val="32"/>
          <w:szCs w:val="32"/>
          <w:rPrChange w:id="3190" w:author="ASUS" w:date="2022-01-09T23:32:00Z">
            <w:rPr>
              <w:rFonts w:hint="eastAsia"/>
              <w:sz w:val="28"/>
              <w:szCs w:val="28"/>
            </w:rPr>
          </w:rPrChange>
        </w:rPr>
        <w:t>。</w:t>
      </w:r>
      <w:del w:id="3191" w:author="KOU IVY" w:date="2022-01-08T23:38:00Z">
        <w:r>
          <w:rPr>
            <w:rFonts w:ascii="仿宋" w:eastAsia="仿宋" w:hAnsi="仿宋" w:cs="仿宋" w:hint="eastAsia"/>
            <w:sz w:val="32"/>
            <w:szCs w:val="32"/>
            <w:rPrChange w:id="319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法是排在前面叫治法，实际上假的，它根本不是先去搞治法，它是把药整理好，再去反推治法，逻辑是颠倒的。你们去看，</w:delText>
        </w:r>
      </w:del>
      <w:r>
        <w:rPr>
          <w:rFonts w:ascii="仿宋" w:eastAsia="仿宋" w:hAnsi="仿宋" w:cs="仿宋" w:hint="eastAsia"/>
          <w:sz w:val="32"/>
          <w:szCs w:val="32"/>
          <w:rPrChange w:id="3193" w:author="ASUS" w:date="2022-01-09T23:32:00Z">
            <w:rPr>
              <w:rFonts w:hint="eastAsia"/>
              <w:sz w:val="28"/>
              <w:szCs w:val="28"/>
            </w:rPr>
          </w:rPrChange>
        </w:rPr>
        <w:t>我</w:t>
      </w:r>
      <w:del w:id="3194" w:author="KOU IVY" w:date="2022-01-08T23:38:00Z">
        <w:r>
          <w:rPr>
            <w:rFonts w:ascii="仿宋" w:eastAsia="仿宋" w:hAnsi="仿宋" w:cs="仿宋" w:hint="eastAsia"/>
            <w:sz w:val="32"/>
            <w:szCs w:val="32"/>
            <w:rPrChange w:id="319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摸</w:delText>
        </w:r>
      </w:del>
      <w:ins w:id="3196" w:author="KOU IVY" w:date="2022-01-08T23:38:00Z">
        <w:r>
          <w:rPr>
            <w:rFonts w:ascii="仿宋" w:eastAsia="仿宋" w:hAnsi="仿宋" w:cs="仿宋" w:hint="eastAsia"/>
            <w:sz w:val="32"/>
            <w:szCs w:val="32"/>
            <w:rPrChange w:id="3197" w:author="ASUS" w:date="2022-01-09T23:32:00Z">
              <w:rPr>
                <w:rFonts w:hint="eastAsia"/>
                <w:sz w:val="28"/>
                <w:szCs w:val="28"/>
              </w:rPr>
            </w:rPrChange>
          </w:rPr>
          <w:t>号</w:t>
        </w:r>
      </w:ins>
      <w:r>
        <w:rPr>
          <w:rFonts w:ascii="仿宋" w:eastAsia="仿宋" w:hAnsi="仿宋" w:cs="仿宋" w:hint="eastAsia"/>
          <w:sz w:val="32"/>
          <w:szCs w:val="32"/>
          <w:rPrChange w:id="3198" w:author="ASUS" w:date="2022-01-09T23:32:00Z">
            <w:rPr>
              <w:rFonts w:hint="eastAsia"/>
              <w:sz w:val="28"/>
              <w:szCs w:val="28"/>
            </w:rPr>
          </w:rPrChange>
        </w:rPr>
        <w:t>脉看病时，</w:t>
      </w:r>
      <w:del w:id="3199" w:author="KOU IVY" w:date="2022-01-08T23:38:00Z">
        <w:r>
          <w:rPr>
            <w:rFonts w:ascii="仿宋" w:eastAsia="仿宋" w:hAnsi="仿宋" w:cs="仿宋" w:hint="eastAsia"/>
            <w:sz w:val="32"/>
            <w:szCs w:val="32"/>
            <w:rPrChange w:id="320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一把我们是不是</w:delText>
        </w:r>
      </w:del>
      <w:ins w:id="3201" w:author="KOU IVY" w:date="2022-01-08T23:38:00Z">
        <w:r>
          <w:rPr>
            <w:rFonts w:ascii="仿宋" w:eastAsia="仿宋" w:hAnsi="仿宋" w:cs="仿宋" w:hint="eastAsia"/>
            <w:sz w:val="32"/>
            <w:szCs w:val="32"/>
            <w:rPrChange w:id="3202" w:author="ASUS" w:date="2022-01-09T23:32:00Z">
              <w:rPr>
                <w:rFonts w:hint="eastAsia"/>
                <w:sz w:val="28"/>
                <w:szCs w:val="28"/>
              </w:rPr>
            </w:rPrChange>
          </w:rPr>
          <w:t>先</w:t>
        </w:r>
      </w:ins>
      <w:r>
        <w:rPr>
          <w:rFonts w:ascii="仿宋" w:eastAsia="仿宋" w:hAnsi="仿宋" w:cs="仿宋" w:hint="eastAsia"/>
          <w:sz w:val="32"/>
          <w:szCs w:val="32"/>
          <w:rPrChange w:id="3203" w:author="ASUS" w:date="2022-01-09T23:32:00Z">
            <w:rPr>
              <w:rFonts w:hint="eastAsia"/>
              <w:sz w:val="28"/>
              <w:szCs w:val="28"/>
            </w:rPr>
          </w:rPrChange>
        </w:rPr>
        <w:t>要查</w:t>
      </w:r>
      <w:ins w:id="3204" w:author="KOU IVY" w:date="2022-01-08T23:38:00Z">
        <w:r>
          <w:rPr>
            <w:rFonts w:ascii="仿宋" w:eastAsia="仿宋" w:hAnsi="仿宋" w:cs="仿宋" w:hint="eastAsia"/>
            <w:sz w:val="32"/>
            <w:szCs w:val="32"/>
            <w:rPrChange w:id="3205" w:author="ASUS" w:date="2022-01-09T23:32:00Z">
              <w:rPr>
                <w:rFonts w:hint="eastAsia"/>
                <w:sz w:val="28"/>
                <w:szCs w:val="28"/>
              </w:rPr>
            </w:rPrChange>
          </w:rPr>
          <w:t>气</w:t>
        </w:r>
      </w:ins>
      <w:del w:id="3206" w:author="KOU IVY" w:date="2022-01-08T23:38:00Z">
        <w:r>
          <w:rPr>
            <w:rFonts w:ascii="仿宋" w:eastAsia="仿宋" w:hAnsi="仿宋" w:cs="仿宋" w:hint="eastAsia"/>
            <w:sz w:val="32"/>
            <w:szCs w:val="32"/>
            <w:rPrChange w:id="320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脾</w:delText>
        </w:r>
      </w:del>
      <w:r>
        <w:rPr>
          <w:rFonts w:ascii="仿宋" w:eastAsia="仿宋" w:hAnsi="仿宋" w:cs="仿宋" w:hint="eastAsia"/>
          <w:sz w:val="32"/>
          <w:szCs w:val="32"/>
          <w:rPrChange w:id="3208" w:author="ASUS" w:date="2022-01-09T23:32:00Z">
            <w:rPr>
              <w:rFonts w:hint="eastAsia"/>
              <w:sz w:val="28"/>
              <w:szCs w:val="28"/>
            </w:rPr>
          </w:rPrChange>
        </w:rPr>
        <w:t>的状态，是先把</w:t>
      </w:r>
      <w:del w:id="3209" w:author="KOU IVY" w:date="2022-01-08T23:40:00Z">
        <w:r>
          <w:rPr>
            <w:rFonts w:ascii="仿宋" w:eastAsia="仿宋" w:hAnsi="仿宋" w:cs="仿宋" w:hint="eastAsia"/>
            <w:sz w:val="32"/>
            <w:szCs w:val="32"/>
            <w:rPrChange w:id="321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“</w:delText>
        </w:r>
      </w:del>
      <w:r>
        <w:rPr>
          <w:rFonts w:ascii="仿宋" w:eastAsia="仿宋" w:hAnsi="仿宋" w:cs="仿宋" w:hint="eastAsia"/>
          <w:sz w:val="32"/>
          <w:szCs w:val="32"/>
          <w:rPrChange w:id="3211" w:author="ASUS" w:date="2022-01-09T23:32:00Z">
            <w:rPr>
              <w:rFonts w:hint="eastAsia"/>
              <w:sz w:val="28"/>
              <w:szCs w:val="28"/>
            </w:rPr>
          </w:rPrChange>
        </w:rPr>
        <w:t>法</w:t>
      </w:r>
      <w:del w:id="3212" w:author="KOU IVY" w:date="2022-01-08T23:40:00Z">
        <w:r>
          <w:rPr>
            <w:rFonts w:ascii="仿宋" w:eastAsia="仿宋" w:hAnsi="仿宋" w:cs="仿宋" w:hint="eastAsia"/>
            <w:sz w:val="32"/>
            <w:szCs w:val="32"/>
            <w:rPrChange w:id="321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”</w:delText>
        </w:r>
      </w:del>
      <w:r>
        <w:rPr>
          <w:rFonts w:ascii="仿宋" w:eastAsia="仿宋" w:hAnsi="仿宋" w:cs="仿宋" w:hint="eastAsia"/>
          <w:sz w:val="32"/>
          <w:szCs w:val="32"/>
          <w:rPrChange w:id="3214" w:author="ASUS" w:date="2022-01-09T23:32:00Z">
            <w:rPr>
              <w:rFonts w:hint="eastAsia"/>
              <w:sz w:val="28"/>
              <w:szCs w:val="28"/>
            </w:rPr>
          </w:rPrChange>
        </w:rPr>
        <w:t>搞清楚，然后</w:t>
      </w:r>
      <w:ins w:id="3215" w:author="KOU IVY" w:date="2022-01-08T23:39:00Z">
        <w:r>
          <w:rPr>
            <w:rFonts w:ascii="仿宋" w:eastAsia="仿宋" w:hAnsi="仿宋" w:cs="仿宋" w:hint="eastAsia"/>
            <w:sz w:val="32"/>
            <w:szCs w:val="32"/>
            <w:rPrChange w:id="3216" w:author="ASUS" w:date="2022-01-09T23:32:00Z">
              <w:rPr>
                <w:rFonts w:hint="eastAsia"/>
                <w:sz w:val="28"/>
                <w:szCs w:val="28"/>
              </w:rPr>
            </w:rPrChange>
          </w:rPr>
          <w:t>开</w:t>
        </w:r>
      </w:ins>
      <w:r>
        <w:rPr>
          <w:rFonts w:ascii="仿宋" w:eastAsia="仿宋" w:hAnsi="仿宋" w:cs="仿宋" w:hint="eastAsia"/>
          <w:sz w:val="32"/>
          <w:szCs w:val="32"/>
          <w:rPrChange w:id="3217" w:author="ASUS" w:date="2022-01-09T23:32:00Z">
            <w:rPr>
              <w:rFonts w:hint="eastAsia"/>
              <w:sz w:val="28"/>
              <w:szCs w:val="28"/>
            </w:rPr>
          </w:rPrChange>
        </w:rPr>
        <w:t>药</w:t>
      </w:r>
      <w:del w:id="3218" w:author="KOU IVY" w:date="2022-01-08T23:39:00Z">
        <w:r>
          <w:rPr>
            <w:rFonts w:ascii="仿宋" w:eastAsia="仿宋" w:hAnsi="仿宋" w:cs="仿宋" w:hint="eastAsia"/>
            <w:sz w:val="32"/>
            <w:szCs w:val="32"/>
            <w:rPrChange w:id="321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才出来，你们看</w:delText>
        </w:r>
      </w:del>
      <w:ins w:id="3220" w:author="KOU IVY" w:date="2022-01-08T23:39:00Z">
        <w:r>
          <w:rPr>
            <w:rFonts w:ascii="仿宋" w:eastAsia="仿宋" w:hAnsi="仿宋" w:cs="仿宋" w:hint="eastAsia"/>
            <w:sz w:val="32"/>
            <w:szCs w:val="32"/>
            <w:rPrChange w:id="3221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r>
        <w:rPr>
          <w:rFonts w:ascii="仿宋" w:eastAsia="仿宋" w:hAnsi="仿宋" w:cs="仿宋" w:hint="eastAsia"/>
          <w:sz w:val="32"/>
          <w:szCs w:val="32"/>
          <w:rPrChange w:id="3222" w:author="ASUS" w:date="2022-01-09T23:32:00Z">
            <w:rPr>
              <w:rFonts w:hint="eastAsia"/>
              <w:sz w:val="28"/>
              <w:szCs w:val="28"/>
            </w:rPr>
          </w:rPrChange>
        </w:rPr>
        <w:t>其他</w:t>
      </w:r>
      <w:del w:id="3223" w:author="KOU IVY" w:date="2022-01-08T23:39:00Z">
        <w:r>
          <w:rPr>
            <w:rFonts w:ascii="仿宋" w:eastAsia="仿宋" w:hAnsi="仿宋" w:cs="仿宋" w:hint="eastAsia"/>
            <w:sz w:val="32"/>
            <w:szCs w:val="32"/>
            <w:rPrChange w:id="322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老</w:delText>
        </w:r>
      </w:del>
      <w:r>
        <w:rPr>
          <w:rFonts w:ascii="仿宋" w:eastAsia="仿宋" w:hAnsi="仿宋" w:cs="仿宋" w:hint="eastAsia"/>
          <w:sz w:val="32"/>
          <w:szCs w:val="32"/>
          <w:rPrChange w:id="3225" w:author="ASUS" w:date="2022-01-09T23:32:00Z">
            <w:rPr>
              <w:rFonts w:hint="eastAsia"/>
              <w:sz w:val="28"/>
              <w:szCs w:val="28"/>
            </w:rPr>
          </w:rPrChange>
        </w:rPr>
        <w:t>中医</w:t>
      </w:r>
      <w:del w:id="3226" w:author="KOU IVY" w:date="2022-01-08T23:39:00Z">
        <w:r>
          <w:rPr>
            <w:rFonts w:ascii="仿宋" w:eastAsia="仿宋" w:hAnsi="仿宋" w:cs="仿宋" w:hint="eastAsia"/>
            <w:sz w:val="32"/>
            <w:szCs w:val="32"/>
            <w:rPrChange w:id="322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r>
        <w:rPr>
          <w:rFonts w:ascii="仿宋" w:eastAsia="仿宋" w:hAnsi="仿宋" w:cs="仿宋" w:hint="eastAsia"/>
          <w:sz w:val="32"/>
          <w:szCs w:val="32"/>
          <w:rPrChange w:id="3228" w:author="ASUS" w:date="2022-01-09T23:32:00Z">
            <w:rPr>
              <w:rFonts w:hint="eastAsia"/>
              <w:sz w:val="28"/>
              <w:szCs w:val="28"/>
            </w:rPr>
          </w:rPrChange>
        </w:rPr>
        <w:lastRenderedPageBreak/>
        <w:t>头痛加川芎，</w:t>
      </w:r>
      <w:del w:id="3229" w:author="KOU IVY" w:date="2022-01-08T23:39:00Z">
        <w:r>
          <w:rPr>
            <w:rFonts w:ascii="仿宋" w:eastAsia="仿宋" w:hAnsi="仿宋" w:cs="仿宋" w:hint="eastAsia"/>
            <w:sz w:val="32"/>
            <w:szCs w:val="32"/>
            <w:rPrChange w:id="323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他</w:delText>
        </w:r>
      </w:del>
      <w:r>
        <w:rPr>
          <w:rFonts w:ascii="仿宋" w:eastAsia="仿宋" w:hAnsi="仿宋" w:cs="仿宋" w:hint="eastAsia"/>
          <w:sz w:val="32"/>
          <w:szCs w:val="32"/>
          <w:rPrChange w:id="3231" w:author="ASUS" w:date="2022-01-09T23:32:00Z">
            <w:rPr>
              <w:rFonts w:hint="eastAsia"/>
              <w:sz w:val="28"/>
              <w:szCs w:val="28"/>
            </w:rPr>
          </w:rPrChange>
        </w:rPr>
        <w:t>是通过症状去对</w:t>
      </w:r>
      <w:ins w:id="3232" w:author="KOU IVY" w:date="2022-01-08T23:40:00Z">
        <w:r>
          <w:rPr>
            <w:rFonts w:ascii="仿宋" w:eastAsia="仿宋" w:hAnsi="仿宋" w:cs="仿宋" w:hint="eastAsia"/>
            <w:sz w:val="32"/>
            <w:szCs w:val="32"/>
            <w:rPrChange w:id="3233" w:author="ASUS" w:date="2022-01-09T23:32:00Z">
              <w:rPr>
                <w:rFonts w:hint="eastAsia"/>
                <w:sz w:val="28"/>
                <w:szCs w:val="28"/>
              </w:rPr>
            </w:rPrChange>
          </w:rPr>
          <w:t>法</w:t>
        </w:r>
      </w:ins>
      <w:del w:id="3234" w:author="KOU IVY" w:date="2022-01-08T23:39:00Z">
        <w:r>
          <w:rPr>
            <w:rFonts w:ascii="仿宋" w:eastAsia="仿宋" w:hAnsi="仿宋" w:cs="仿宋" w:hint="eastAsia"/>
            <w:sz w:val="32"/>
            <w:szCs w:val="32"/>
            <w:rPrChange w:id="323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那后面的东西</w:delText>
        </w:r>
      </w:del>
      <w:r>
        <w:rPr>
          <w:rFonts w:ascii="仿宋" w:eastAsia="仿宋" w:hAnsi="仿宋" w:cs="仿宋" w:hint="eastAsia"/>
          <w:sz w:val="32"/>
          <w:szCs w:val="32"/>
          <w:rPrChange w:id="3236" w:author="ASUS" w:date="2022-01-09T23:32:00Z">
            <w:rPr>
              <w:rFonts w:hint="eastAsia"/>
              <w:sz w:val="28"/>
              <w:szCs w:val="28"/>
            </w:rPr>
          </w:rPrChange>
        </w:rPr>
        <w:t>，所以看不</w:t>
      </w:r>
      <w:del w:id="3237" w:author="KOU IVY" w:date="2022-01-08T23:40:00Z">
        <w:r>
          <w:rPr>
            <w:rFonts w:ascii="仿宋" w:eastAsia="仿宋" w:hAnsi="仿宋" w:cs="仿宋" w:hint="eastAsia"/>
            <w:sz w:val="32"/>
            <w:szCs w:val="32"/>
            <w:rPrChange w:id="323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到</w:delText>
        </w:r>
      </w:del>
      <w:ins w:id="3239" w:author="KOU IVY" w:date="2022-01-08T23:40:00Z">
        <w:r>
          <w:rPr>
            <w:rFonts w:ascii="仿宋" w:eastAsia="仿宋" w:hAnsi="仿宋" w:cs="仿宋" w:hint="eastAsia"/>
            <w:sz w:val="32"/>
            <w:szCs w:val="32"/>
            <w:rPrChange w:id="3240" w:author="ASUS" w:date="2022-01-09T23:32:00Z">
              <w:rPr>
                <w:rFonts w:hint="eastAsia"/>
                <w:sz w:val="28"/>
                <w:szCs w:val="28"/>
              </w:rPr>
            </w:rPrChange>
          </w:rPr>
          <w:t>好</w:t>
        </w:r>
      </w:ins>
      <w:r>
        <w:rPr>
          <w:rFonts w:ascii="仿宋" w:eastAsia="仿宋" w:hAnsi="仿宋" w:cs="仿宋" w:hint="eastAsia"/>
          <w:sz w:val="32"/>
          <w:szCs w:val="32"/>
          <w:rPrChange w:id="3241" w:author="ASUS" w:date="2022-01-09T23:32:00Z">
            <w:rPr>
              <w:rFonts w:hint="eastAsia"/>
              <w:sz w:val="28"/>
              <w:szCs w:val="28"/>
            </w:rPr>
          </w:rPrChange>
        </w:rPr>
        <w:t>病</w:t>
      </w:r>
      <w:del w:id="3242" w:author="KOU IVY" w:date="2022-01-08T23:40:00Z">
        <w:r>
          <w:rPr>
            <w:rFonts w:ascii="仿宋" w:eastAsia="仿宋" w:hAnsi="仿宋" w:cs="仿宋" w:hint="eastAsia"/>
            <w:sz w:val="32"/>
            <w:szCs w:val="32"/>
            <w:rPrChange w:id="324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；我们不这样，</w:delText>
        </w:r>
      </w:del>
      <w:ins w:id="3244" w:author="KOU IVY" w:date="2022-01-08T23:40:00Z">
        <w:r>
          <w:rPr>
            <w:rFonts w:ascii="仿宋" w:eastAsia="仿宋" w:hAnsi="仿宋" w:cs="仿宋" w:hint="eastAsia"/>
            <w:sz w:val="32"/>
            <w:szCs w:val="32"/>
            <w:rPrChange w:id="3245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ins w:id="3246" w:author="KOU IVY" w:date="2022-01-08T23:41:00Z">
        <w:r>
          <w:rPr>
            <w:rFonts w:ascii="仿宋" w:eastAsia="仿宋" w:hAnsi="仿宋" w:cs="仿宋" w:hint="eastAsia"/>
            <w:sz w:val="32"/>
            <w:szCs w:val="32"/>
            <w:rPrChange w:id="3247" w:author="ASUS" w:date="2022-01-09T23:32:00Z">
              <w:rPr>
                <w:rFonts w:hint="eastAsia"/>
                <w:sz w:val="28"/>
                <w:szCs w:val="28"/>
              </w:rPr>
            </w:rPrChange>
          </w:rPr>
          <w:t>我不关心</w:t>
        </w:r>
      </w:ins>
      <w:del w:id="3248" w:author="KOU IVY" w:date="2022-01-08T23:41:00Z">
        <w:r>
          <w:rPr>
            <w:rFonts w:ascii="仿宋" w:eastAsia="仿宋" w:hAnsi="仿宋" w:cs="仿宋" w:hint="eastAsia"/>
            <w:sz w:val="32"/>
            <w:szCs w:val="32"/>
            <w:rPrChange w:id="324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你们看</w:delText>
        </w:r>
      </w:del>
      <w:r>
        <w:rPr>
          <w:rFonts w:ascii="仿宋" w:eastAsia="仿宋" w:hAnsi="仿宋" w:cs="仿宋" w:hint="eastAsia"/>
          <w:sz w:val="32"/>
          <w:szCs w:val="32"/>
          <w:rPrChange w:id="3250" w:author="ASUS" w:date="2022-01-09T23:32:00Z">
            <w:rPr>
              <w:rFonts w:hint="eastAsia"/>
              <w:sz w:val="28"/>
              <w:szCs w:val="28"/>
            </w:rPr>
          </w:rPrChange>
        </w:rPr>
        <w:t>病人</w:t>
      </w:r>
      <w:del w:id="3251" w:author="KOU IVY" w:date="2022-01-08T23:41:00Z">
        <w:r>
          <w:rPr>
            <w:rFonts w:ascii="仿宋" w:eastAsia="仿宋" w:hAnsi="仿宋" w:cs="仿宋" w:hint="eastAsia"/>
            <w:sz w:val="32"/>
            <w:szCs w:val="32"/>
            <w:rPrChange w:id="325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跟我们</w:delText>
        </w:r>
      </w:del>
      <w:r>
        <w:rPr>
          <w:rFonts w:ascii="仿宋" w:eastAsia="仿宋" w:hAnsi="仿宋" w:cs="仿宋" w:hint="eastAsia"/>
          <w:sz w:val="32"/>
          <w:szCs w:val="32"/>
          <w:rPrChange w:id="3253" w:author="ASUS" w:date="2022-01-09T23:32:00Z">
            <w:rPr>
              <w:rFonts w:hint="eastAsia"/>
              <w:sz w:val="28"/>
              <w:szCs w:val="28"/>
            </w:rPr>
          </w:rPrChange>
        </w:rPr>
        <w:t>描述</w:t>
      </w:r>
      <w:ins w:id="3254" w:author="KOU IVY" w:date="2022-01-08T23:41:00Z">
        <w:r>
          <w:rPr>
            <w:rFonts w:ascii="仿宋" w:eastAsia="仿宋" w:hAnsi="仿宋" w:cs="仿宋" w:hint="eastAsia"/>
            <w:sz w:val="32"/>
            <w:szCs w:val="32"/>
            <w:rPrChange w:id="3255" w:author="ASUS" w:date="2022-01-09T23:32:00Z">
              <w:rPr>
                <w:rFonts w:hint="eastAsia"/>
                <w:sz w:val="28"/>
                <w:szCs w:val="28"/>
              </w:rPr>
            </w:rPrChange>
          </w:rPr>
          <w:t>的</w:t>
        </w:r>
      </w:ins>
      <w:r>
        <w:rPr>
          <w:rFonts w:ascii="仿宋" w:eastAsia="仿宋" w:hAnsi="仿宋" w:cs="仿宋" w:hint="eastAsia"/>
          <w:sz w:val="32"/>
          <w:szCs w:val="32"/>
          <w:rPrChange w:id="3256" w:author="ASUS" w:date="2022-01-09T23:32:00Z">
            <w:rPr>
              <w:rFonts w:hint="eastAsia"/>
              <w:sz w:val="28"/>
              <w:szCs w:val="28"/>
            </w:rPr>
          </w:rPrChange>
        </w:rPr>
        <w:t>各种症状，我</w:t>
      </w:r>
      <w:del w:id="3257" w:author="KOU IVY" w:date="2022-01-08T23:40:00Z">
        <w:r>
          <w:rPr>
            <w:rFonts w:ascii="仿宋" w:eastAsia="仿宋" w:hAnsi="仿宋" w:cs="仿宋" w:hint="eastAsia"/>
            <w:sz w:val="32"/>
            <w:szCs w:val="32"/>
            <w:rPrChange w:id="325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们</w:delText>
        </w:r>
      </w:del>
      <w:r>
        <w:rPr>
          <w:rFonts w:ascii="仿宋" w:eastAsia="仿宋" w:hAnsi="仿宋" w:cs="仿宋" w:hint="eastAsia"/>
          <w:sz w:val="32"/>
          <w:szCs w:val="32"/>
          <w:rPrChange w:id="3259" w:author="ASUS" w:date="2022-01-09T23:32:00Z">
            <w:rPr>
              <w:rFonts w:hint="eastAsia"/>
              <w:sz w:val="28"/>
              <w:szCs w:val="28"/>
            </w:rPr>
          </w:rPrChange>
        </w:rPr>
        <w:t>关心是脉象，指下气机状态搞清楚，</w:t>
      </w:r>
      <w:del w:id="3260" w:author="KOU IVY" w:date="2022-01-08T23:40:00Z">
        <w:r>
          <w:rPr>
            <w:rFonts w:ascii="仿宋" w:eastAsia="仿宋" w:hAnsi="仿宋" w:cs="仿宋" w:hint="eastAsia"/>
            <w:sz w:val="32"/>
            <w:szCs w:val="32"/>
            <w:rPrChange w:id="326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我</w:delText>
        </w:r>
      </w:del>
      <w:r>
        <w:rPr>
          <w:rFonts w:ascii="仿宋" w:eastAsia="仿宋" w:hAnsi="仿宋" w:cs="仿宋" w:hint="eastAsia"/>
          <w:sz w:val="32"/>
          <w:szCs w:val="32"/>
          <w:rPrChange w:id="3262" w:author="ASUS" w:date="2022-01-09T23:32:00Z">
            <w:rPr>
              <w:rFonts w:hint="eastAsia"/>
              <w:sz w:val="28"/>
              <w:szCs w:val="28"/>
            </w:rPr>
          </w:rPrChange>
        </w:rPr>
        <w:t>法度出来</w:t>
      </w:r>
      <w:del w:id="3263" w:author="KOU IVY" w:date="2022-01-08T23:40:00Z">
        <w:r>
          <w:rPr>
            <w:rFonts w:ascii="仿宋" w:eastAsia="仿宋" w:hAnsi="仿宋" w:cs="仿宋" w:hint="eastAsia"/>
            <w:sz w:val="32"/>
            <w:szCs w:val="32"/>
            <w:rPrChange w:id="326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，我</w:delText>
        </w:r>
      </w:del>
      <w:r>
        <w:rPr>
          <w:rFonts w:ascii="仿宋" w:eastAsia="仿宋" w:hAnsi="仿宋" w:cs="仿宋" w:hint="eastAsia"/>
          <w:sz w:val="32"/>
          <w:szCs w:val="32"/>
          <w:rPrChange w:id="3265" w:author="ASUS" w:date="2022-01-09T23:32:00Z">
            <w:rPr>
              <w:rFonts w:hint="eastAsia"/>
              <w:sz w:val="28"/>
              <w:szCs w:val="28"/>
            </w:rPr>
          </w:rPrChange>
        </w:rPr>
        <w:t>才会出药，</w:t>
      </w:r>
      <w:del w:id="3266" w:author="KOU IVY" w:date="2022-01-08T23:41:00Z">
        <w:r>
          <w:rPr>
            <w:rFonts w:ascii="仿宋" w:eastAsia="仿宋" w:hAnsi="仿宋" w:cs="仿宋" w:hint="eastAsia"/>
            <w:sz w:val="32"/>
            <w:szCs w:val="32"/>
            <w:rPrChange w:id="326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我的</w:delText>
        </w:r>
      </w:del>
      <w:r>
        <w:rPr>
          <w:rFonts w:ascii="仿宋" w:eastAsia="仿宋" w:hAnsi="仿宋" w:cs="仿宋" w:hint="eastAsia"/>
          <w:sz w:val="32"/>
          <w:szCs w:val="32"/>
          <w:rPrChange w:id="3268" w:author="ASUS" w:date="2022-01-09T23:32:00Z">
            <w:rPr>
              <w:rFonts w:hint="eastAsia"/>
              <w:sz w:val="28"/>
              <w:szCs w:val="28"/>
            </w:rPr>
          </w:rPrChange>
        </w:rPr>
        <w:t>药要和</w:t>
      </w:r>
      <w:del w:id="3269" w:author="KOU IVY" w:date="2022-01-08T23:41:00Z">
        <w:r>
          <w:rPr>
            <w:rFonts w:ascii="仿宋" w:eastAsia="仿宋" w:hAnsi="仿宋" w:cs="仿宋" w:hint="eastAsia"/>
            <w:sz w:val="32"/>
            <w:szCs w:val="32"/>
            <w:rPrChange w:id="327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我</w:delText>
        </w:r>
      </w:del>
      <w:r>
        <w:rPr>
          <w:rFonts w:ascii="仿宋" w:eastAsia="仿宋" w:hAnsi="仿宋" w:cs="仿宋" w:hint="eastAsia"/>
          <w:sz w:val="32"/>
          <w:szCs w:val="32"/>
          <w:rPrChange w:id="3271" w:author="ASUS" w:date="2022-01-09T23:32:00Z">
            <w:rPr>
              <w:rFonts w:hint="eastAsia"/>
              <w:sz w:val="28"/>
              <w:szCs w:val="28"/>
            </w:rPr>
          </w:rPrChange>
        </w:rPr>
        <w:t>当下</w:t>
      </w:r>
      <w:del w:id="3272" w:author="KOU IVY" w:date="2022-01-08T23:41:00Z">
        <w:r>
          <w:rPr>
            <w:rFonts w:ascii="仿宋" w:eastAsia="仿宋" w:hAnsi="仿宋" w:cs="仿宋" w:hint="eastAsia"/>
            <w:sz w:val="32"/>
            <w:szCs w:val="32"/>
            <w:rPrChange w:id="327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手下摸</w:delText>
        </w:r>
      </w:del>
      <w:ins w:id="3274" w:author="KOU IVY" w:date="2022-01-08T23:41:00Z">
        <w:r>
          <w:rPr>
            <w:rFonts w:ascii="仿宋" w:eastAsia="仿宋" w:hAnsi="仿宋" w:cs="仿宋" w:hint="eastAsia"/>
            <w:sz w:val="32"/>
            <w:szCs w:val="32"/>
            <w:rPrChange w:id="3275" w:author="ASUS" w:date="2022-01-09T23:32:00Z">
              <w:rPr>
                <w:rFonts w:hint="eastAsia"/>
                <w:sz w:val="28"/>
                <w:szCs w:val="28"/>
              </w:rPr>
            </w:rPrChange>
          </w:rPr>
          <w:t>号</w:t>
        </w:r>
      </w:ins>
      <w:r>
        <w:rPr>
          <w:rFonts w:ascii="仿宋" w:eastAsia="仿宋" w:hAnsi="仿宋" w:cs="仿宋" w:hint="eastAsia"/>
          <w:sz w:val="32"/>
          <w:szCs w:val="32"/>
          <w:rPrChange w:id="3276" w:author="ASUS" w:date="2022-01-09T23:32:00Z">
            <w:rPr>
              <w:rFonts w:hint="eastAsia"/>
              <w:sz w:val="28"/>
              <w:szCs w:val="28"/>
            </w:rPr>
          </w:rPrChange>
        </w:rPr>
        <w:t>脉的法度对应，这才是理法方药的</w:t>
      </w:r>
      <w:del w:id="3277" w:author="KOU IVY" w:date="2022-01-08T23:42:00Z">
        <w:r>
          <w:rPr>
            <w:rFonts w:ascii="仿宋" w:eastAsia="仿宋" w:hAnsi="仿宋" w:cs="仿宋" w:hint="eastAsia"/>
            <w:sz w:val="32"/>
            <w:szCs w:val="32"/>
            <w:rPrChange w:id="327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灌注</w:delText>
        </w:r>
      </w:del>
      <w:ins w:id="3279" w:author="KOU IVY" w:date="2022-01-08T23:42:00Z">
        <w:r>
          <w:rPr>
            <w:rFonts w:ascii="仿宋" w:eastAsia="仿宋" w:hAnsi="仿宋" w:cs="仿宋" w:hint="eastAsia"/>
            <w:sz w:val="32"/>
            <w:szCs w:val="32"/>
            <w:rPrChange w:id="3280" w:author="ASUS" w:date="2022-01-09T23:32:00Z">
              <w:rPr>
                <w:rFonts w:hint="eastAsia"/>
                <w:sz w:val="28"/>
                <w:szCs w:val="28"/>
              </w:rPr>
            </w:rPrChange>
          </w:rPr>
          <w:t>一以贯之</w:t>
        </w:r>
      </w:ins>
      <w:del w:id="3281" w:author="KOU IVY" w:date="2022-01-08T23:42:00Z">
        <w:r>
          <w:rPr>
            <w:rFonts w:ascii="仿宋" w:eastAsia="仿宋" w:hAnsi="仿宋" w:cs="仿宋" w:hint="eastAsia"/>
            <w:sz w:val="32"/>
            <w:szCs w:val="32"/>
            <w:rPrChange w:id="328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，现在的人倒过来了，先开方，再去推法度</w:delText>
        </w:r>
      </w:del>
      <w:r>
        <w:rPr>
          <w:rFonts w:ascii="仿宋" w:eastAsia="仿宋" w:hAnsi="仿宋" w:cs="仿宋" w:hint="eastAsia"/>
          <w:sz w:val="32"/>
          <w:szCs w:val="32"/>
          <w:rPrChange w:id="3283" w:author="ASUS" w:date="2022-01-09T23:32:00Z">
            <w:rPr>
              <w:rFonts w:hint="eastAsia"/>
              <w:sz w:val="28"/>
              <w:szCs w:val="28"/>
            </w:rPr>
          </w:rPrChange>
        </w:rPr>
        <w:t>。</w:t>
      </w:r>
    </w:p>
    <w:p w:rsidR="006B1471" w:rsidRPr="006B1471" w:rsidRDefault="00470CBE">
      <w:pPr>
        <w:ind w:firstLineChars="200" w:firstLine="640"/>
        <w:rPr>
          <w:ins w:id="3284" w:author="KOU IVY" w:date="2022-01-09T00:16:00Z"/>
          <w:rFonts w:ascii="仿宋" w:eastAsia="仿宋" w:hAnsi="仿宋" w:cs="仿宋"/>
          <w:sz w:val="32"/>
          <w:szCs w:val="32"/>
          <w:rPrChange w:id="3285" w:author="ASUS" w:date="2022-01-09T23:32:00Z">
            <w:rPr>
              <w:ins w:id="3286" w:author="KOU IVY" w:date="2022-01-09T00:16:00Z"/>
              <w:sz w:val="28"/>
              <w:szCs w:val="28"/>
            </w:rPr>
          </w:rPrChange>
        </w:rPr>
      </w:pPr>
      <w:r>
        <w:rPr>
          <w:rFonts w:ascii="仿宋" w:eastAsia="仿宋" w:hAnsi="仿宋" w:cs="仿宋" w:hint="eastAsia"/>
          <w:sz w:val="32"/>
          <w:szCs w:val="32"/>
          <w:rPrChange w:id="3287" w:author="ASUS" w:date="2022-01-09T23:32:00Z">
            <w:rPr>
              <w:rFonts w:hint="eastAsia"/>
              <w:sz w:val="28"/>
              <w:szCs w:val="28"/>
            </w:rPr>
          </w:rPrChange>
        </w:rPr>
        <w:t>你们看临床指南</w:t>
      </w:r>
      <w:ins w:id="3288" w:author="KOU IVY" w:date="2022-01-08T23:43:00Z">
        <w:r>
          <w:rPr>
            <w:rFonts w:ascii="仿宋" w:eastAsia="仿宋" w:hAnsi="仿宋" w:cs="仿宋" w:hint="eastAsia"/>
            <w:sz w:val="32"/>
            <w:szCs w:val="32"/>
            <w:rPrChange w:id="3289" w:author="ASUS" w:date="2022-01-09T23:32:00Z">
              <w:rPr>
                <w:rFonts w:hint="eastAsia"/>
                <w:sz w:val="28"/>
                <w:szCs w:val="28"/>
              </w:rPr>
            </w:rPrChange>
          </w:rPr>
          <w:t>医案</w:t>
        </w:r>
      </w:ins>
      <w:r>
        <w:rPr>
          <w:rFonts w:ascii="仿宋" w:eastAsia="仿宋" w:hAnsi="仿宋" w:cs="仿宋" w:hint="eastAsia"/>
          <w:sz w:val="32"/>
          <w:szCs w:val="32"/>
          <w:rPrChange w:id="3290" w:author="ASUS" w:date="2022-01-09T23:32:00Z">
            <w:rPr>
              <w:rFonts w:hint="eastAsia"/>
              <w:sz w:val="28"/>
              <w:szCs w:val="28"/>
            </w:rPr>
          </w:rPrChange>
        </w:rPr>
        <w:t>没有？</w:t>
      </w:r>
      <w:del w:id="3291" w:author="KOU IVY" w:date="2022-01-08T23:43:00Z">
        <w:r>
          <w:rPr>
            <w:rFonts w:ascii="仿宋" w:eastAsia="仿宋" w:hAnsi="仿宋" w:cs="仿宋" w:hint="eastAsia"/>
            <w:sz w:val="32"/>
            <w:szCs w:val="32"/>
            <w:rPrChange w:id="329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更好玩，</w:delText>
        </w:r>
      </w:del>
      <w:r>
        <w:rPr>
          <w:rFonts w:ascii="仿宋" w:eastAsia="仿宋" w:hAnsi="仿宋" w:cs="仿宋" w:hint="eastAsia"/>
          <w:sz w:val="32"/>
          <w:szCs w:val="32"/>
          <w:rPrChange w:id="3293" w:author="ASUS" w:date="2022-01-09T23:32:00Z">
            <w:rPr>
              <w:rFonts w:hint="eastAsia"/>
              <w:sz w:val="28"/>
              <w:szCs w:val="28"/>
            </w:rPr>
          </w:rPrChange>
        </w:rPr>
        <w:t>眩晕</w:t>
      </w:r>
      <w:del w:id="3294" w:author="KOU IVY" w:date="2022-01-08T23:43:00Z">
        <w:r>
          <w:rPr>
            <w:rFonts w:ascii="仿宋" w:eastAsia="仿宋" w:hAnsi="仿宋" w:cs="仿宋" w:hint="eastAsia"/>
            <w:sz w:val="32"/>
            <w:szCs w:val="32"/>
            <w:rPrChange w:id="329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（</w:delText>
        </w:r>
      </w:del>
      <w:ins w:id="3296" w:author="KOU IVY" w:date="2022-01-08T23:43:00Z">
        <w:r>
          <w:rPr>
            <w:rFonts w:ascii="仿宋" w:eastAsia="仿宋" w:hAnsi="仿宋" w:cs="仿宋" w:hint="eastAsia"/>
            <w:sz w:val="32"/>
            <w:szCs w:val="32"/>
            <w:rPrChange w:id="3297" w:author="ASUS" w:date="2022-01-09T23:32:00Z">
              <w:rPr>
                <w:rFonts w:hint="eastAsia"/>
                <w:sz w:val="28"/>
                <w:szCs w:val="28"/>
              </w:rPr>
            </w:rPrChange>
          </w:rPr>
          <w:t>用</w:t>
        </w:r>
      </w:ins>
      <w:r>
        <w:rPr>
          <w:rFonts w:ascii="仿宋" w:eastAsia="仿宋" w:hAnsi="仿宋" w:cs="仿宋" w:hint="eastAsia"/>
          <w:sz w:val="32"/>
          <w:szCs w:val="32"/>
          <w:rPrChange w:id="3298" w:author="ASUS" w:date="2022-01-09T23:32:00Z">
            <w:rPr>
              <w:rFonts w:hint="eastAsia"/>
              <w:sz w:val="28"/>
              <w:szCs w:val="28"/>
            </w:rPr>
          </w:rPrChange>
        </w:rPr>
        <w:t>半夏白术天麻汤</w:t>
      </w:r>
      <w:del w:id="3299" w:author="KOU IVY" w:date="2022-01-08T23:43:00Z">
        <w:r>
          <w:rPr>
            <w:rFonts w:ascii="仿宋" w:eastAsia="仿宋" w:hAnsi="仿宋" w:cs="仿宋" w:hint="eastAsia"/>
            <w:sz w:val="32"/>
            <w:szCs w:val="32"/>
            <w:rPrChange w:id="330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）</w:delText>
        </w:r>
      </w:del>
      <w:ins w:id="3301" w:author="KOU IVY" w:date="2022-01-08T23:43:00Z">
        <w:r>
          <w:rPr>
            <w:rFonts w:ascii="仿宋" w:eastAsia="仿宋" w:hAnsi="仿宋" w:cs="仿宋" w:hint="eastAsia"/>
            <w:sz w:val="32"/>
            <w:szCs w:val="32"/>
            <w:rPrChange w:id="3302" w:author="ASUS" w:date="2022-01-09T23:32:00Z">
              <w:rPr>
                <w:rFonts w:hint="eastAsia"/>
                <w:sz w:val="28"/>
                <w:szCs w:val="28"/>
              </w:rPr>
            </w:rPrChange>
          </w:rPr>
          <w:t>，是</w:t>
        </w:r>
      </w:ins>
      <w:r>
        <w:rPr>
          <w:rFonts w:ascii="仿宋" w:eastAsia="仿宋" w:hAnsi="仿宋" w:cs="仿宋" w:hint="eastAsia"/>
          <w:sz w:val="32"/>
          <w:szCs w:val="32"/>
          <w:rPrChange w:id="3303" w:author="ASUS" w:date="2022-01-09T23:32:00Z">
            <w:rPr>
              <w:rFonts w:hint="eastAsia"/>
              <w:sz w:val="28"/>
              <w:szCs w:val="28"/>
            </w:rPr>
          </w:rPrChange>
        </w:rPr>
        <w:t>《伤寒论》里面的方子，不讲治法</w:t>
      </w:r>
      <w:ins w:id="3304" w:author="KOU IVY" w:date="2022-01-08T23:43:00Z">
        <w:r>
          <w:rPr>
            <w:rFonts w:ascii="仿宋" w:eastAsia="仿宋" w:hAnsi="仿宋" w:cs="仿宋" w:hint="eastAsia"/>
            <w:sz w:val="32"/>
            <w:szCs w:val="32"/>
            <w:rPrChange w:id="3305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r>
        <w:rPr>
          <w:rFonts w:ascii="仿宋" w:eastAsia="仿宋" w:hAnsi="仿宋" w:cs="仿宋" w:hint="eastAsia"/>
          <w:sz w:val="32"/>
          <w:szCs w:val="32"/>
          <w:rPrChange w:id="3306" w:author="ASUS" w:date="2022-01-09T23:32:00Z">
            <w:rPr>
              <w:rFonts w:hint="eastAsia"/>
              <w:sz w:val="28"/>
              <w:szCs w:val="28"/>
            </w:rPr>
          </w:rPrChange>
        </w:rPr>
        <w:t>《伤寒论》是把所有理法含在里面的，</w:t>
      </w:r>
      <w:del w:id="3307" w:author="KOU IVY" w:date="2022-01-08T23:44:00Z">
        <w:r>
          <w:rPr>
            <w:rFonts w:ascii="仿宋" w:eastAsia="仿宋" w:hAnsi="仿宋" w:cs="仿宋" w:hint="eastAsia"/>
            <w:sz w:val="32"/>
            <w:szCs w:val="32"/>
            <w:rPrChange w:id="330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所以我们</w:delText>
        </w:r>
      </w:del>
      <w:r>
        <w:rPr>
          <w:rFonts w:ascii="仿宋" w:eastAsia="仿宋" w:hAnsi="仿宋" w:cs="仿宋" w:hint="eastAsia"/>
          <w:sz w:val="32"/>
          <w:szCs w:val="32"/>
          <w:rPrChange w:id="3309" w:author="ASUS" w:date="2022-01-09T23:32:00Z">
            <w:rPr>
              <w:rFonts w:hint="eastAsia"/>
              <w:sz w:val="28"/>
              <w:szCs w:val="28"/>
            </w:rPr>
          </w:rPrChange>
        </w:rPr>
        <w:t>要把《伤寒论》里面的理法</w:t>
      </w:r>
      <w:del w:id="3310" w:author="KOU IVY" w:date="2022-01-08T23:44:00Z">
        <w:r>
          <w:rPr>
            <w:rFonts w:ascii="仿宋" w:eastAsia="仿宋" w:hAnsi="仿宋" w:cs="仿宋" w:hint="eastAsia"/>
            <w:sz w:val="32"/>
            <w:szCs w:val="32"/>
            <w:rPrChange w:id="331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给它</w:delText>
        </w:r>
      </w:del>
      <w:r>
        <w:rPr>
          <w:rFonts w:ascii="仿宋" w:eastAsia="仿宋" w:hAnsi="仿宋" w:cs="仿宋" w:hint="eastAsia"/>
          <w:sz w:val="32"/>
          <w:szCs w:val="32"/>
          <w:rPrChange w:id="3312" w:author="ASUS" w:date="2022-01-09T23:32:00Z">
            <w:rPr>
              <w:rFonts w:hint="eastAsia"/>
              <w:sz w:val="28"/>
              <w:szCs w:val="28"/>
            </w:rPr>
          </w:rPrChange>
        </w:rPr>
        <w:t>破译出来，</w:t>
      </w:r>
      <w:del w:id="3313" w:author="KOU IVY" w:date="2022-01-08T23:44:00Z">
        <w:r>
          <w:rPr>
            <w:rFonts w:ascii="仿宋" w:eastAsia="仿宋" w:hAnsi="仿宋" w:cs="仿宋" w:hint="eastAsia"/>
            <w:sz w:val="32"/>
            <w:szCs w:val="32"/>
            <w:rPrChange w:id="331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破译出来以后，</w:delText>
        </w:r>
      </w:del>
      <w:ins w:id="3315" w:author="KOU IVY" w:date="2022-01-08T23:44:00Z">
        <w:r>
          <w:rPr>
            <w:rFonts w:ascii="仿宋" w:eastAsia="仿宋" w:hAnsi="仿宋" w:cs="仿宋" w:hint="eastAsia"/>
            <w:sz w:val="32"/>
            <w:szCs w:val="32"/>
            <w:rPrChange w:id="3316" w:author="ASUS" w:date="2022-01-09T23:32:00Z">
              <w:rPr>
                <w:rFonts w:hint="eastAsia"/>
                <w:sz w:val="28"/>
                <w:szCs w:val="28"/>
              </w:rPr>
            </w:rPrChange>
          </w:rPr>
          <w:t>然后</w:t>
        </w:r>
      </w:ins>
      <w:del w:id="3317" w:author="KOU IVY" w:date="2022-01-08T23:44:00Z">
        <w:r>
          <w:rPr>
            <w:rFonts w:ascii="仿宋" w:eastAsia="仿宋" w:hAnsi="仿宋" w:cs="仿宋" w:hint="eastAsia"/>
            <w:sz w:val="32"/>
            <w:szCs w:val="32"/>
            <w:rPrChange w:id="331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要</w:delText>
        </w:r>
      </w:del>
      <w:r>
        <w:rPr>
          <w:rFonts w:ascii="仿宋" w:eastAsia="仿宋" w:hAnsi="仿宋" w:cs="仿宋" w:hint="eastAsia"/>
          <w:sz w:val="32"/>
          <w:szCs w:val="32"/>
          <w:rPrChange w:id="3319" w:author="ASUS" w:date="2022-01-09T23:32:00Z">
            <w:rPr>
              <w:rFonts w:hint="eastAsia"/>
              <w:sz w:val="28"/>
              <w:szCs w:val="28"/>
            </w:rPr>
          </w:rPrChange>
        </w:rPr>
        <w:t>以那个理</w:t>
      </w:r>
      <w:del w:id="3320" w:author="KOU IVY" w:date="2022-01-08T23:44:00Z">
        <w:r>
          <w:rPr>
            <w:rFonts w:ascii="仿宋" w:eastAsia="仿宋" w:hAnsi="仿宋" w:cs="仿宋" w:hint="eastAsia"/>
            <w:sz w:val="32"/>
            <w:szCs w:val="32"/>
            <w:rPrChange w:id="332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、</w:delText>
        </w:r>
      </w:del>
      <w:r>
        <w:rPr>
          <w:rFonts w:ascii="仿宋" w:eastAsia="仿宋" w:hAnsi="仿宋" w:cs="仿宋" w:hint="eastAsia"/>
          <w:sz w:val="32"/>
          <w:szCs w:val="32"/>
          <w:rPrChange w:id="3322" w:author="ASUS" w:date="2022-01-09T23:32:00Z">
            <w:rPr>
              <w:rFonts w:hint="eastAsia"/>
              <w:sz w:val="28"/>
              <w:szCs w:val="28"/>
            </w:rPr>
          </w:rPrChange>
        </w:rPr>
        <w:t>法，指导我们用方</w:t>
      </w:r>
      <w:del w:id="3323" w:author="KOU IVY" w:date="2022-01-08T23:46:00Z">
        <w:r>
          <w:rPr>
            <w:rFonts w:ascii="仿宋" w:eastAsia="仿宋" w:hAnsi="仿宋" w:cs="仿宋" w:hint="eastAsia"/>
            <w:sz w:val="32"/>
            <w:szCs w:val="32"/>
            <w:rPrChange w:id="332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3325" w:author="KOU IVY" w:date="2022-01-08T23:46:00Z">
        <w:r>
          <w:rPr>
            <w:rFonts w:ascii="仿宋" w:eastAsia="仿宋" w:hAnsi="仿宋" w:cs="仿宋" w:hint="eastAsia"/>
            <w:sz w:val="32"/>
            <w:szCs w:val="32"/>
            <w:rPrChange w:id="3326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r>
        <w:rPr>
          <w:rFonts w:ascii="仿宋" w:eastAsia="仿宋" w:hAnsi="仿宋" w:cs="仿宋" w:hint="eastAsia"/>
          <w:sz w:val="32"/>
          <w:szCs w:val="32"/>
          <w:rPrChange w:id="3327" w:author="ASUS" w:date="2022-01-09T23:32:00Z">
            <w:rPr>
              <w:rFonts w:hint="eastAsia"/>
              <w:sz w:val="28"/>
              <w:szCs w:val="28"/>
            </w:rPr>
          </w:rPrChange>
        </w:rPr>
        <w:t>而不是拿到《伤寒论》里面的</w:t>
      </w:r>
      <w:del w:id="3328" w:author="KOU IVY" w:date="2022-01-08T23:44:00Z">
        <w:r>
          <w:rPr>
            <w:rFonts w:ascii="仿宋" w:eastAsia="仿宋" w:hAnsi="仿宋" w:cs="仿宋" w:hint="eastAsia"/>
            <w:sz w:val="32"/>
            <w:szCs w:val="32"/>
            <w:rPrChange w:id="332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一个</w:delText>
        </w:r>
      </w:del>
      <w:r>
        <w:rPr>
          <w:rFonts w:ascii="仿宋" w:eastAsia="仿宋" w:hAnsi="仿宋" w:cs="仿宋" w:hint="eastAsia"/>
          <w:sz w:val="32"/>
          <w:szCs w:val="32"/>
          <w:rPrChange w:id="3330" w:author="ASUS" w:date="2022-01-09T23:32:00Z">
            <w:rPr>
              <w:rFonts w:hint="eastAsia"/>
              <w:sz w:val="28"/>
              <w:szCs w:val="28"/>
            </w:rPr>
          </w:rPrChange>
        </w:rPr>
        <w:t>方</w:t>
      </w:r>
      <w:ins w:id="3331" w:author="KOU IVY" w:date="2022-01-08T23:45:00Z">
        <w:r>
          <w:rPr>
            <w:rFonts w:ascii="仿宋" w:eastAsia="仿宋" w:hAnsi="仿宋" w:cs="仿宋" w:hint="eastAsia"/>
            <w:sz w:val="32"/>
            <w:szCs w:val="32"/>
            <w:rPrChange w:id="3332" w:author="ASUS" w:date="2022-01-09T23:32:00Z">
              <w:rPr>
                <w:rFonts w:hint="eastAsia"/>
                <w:sz w:val="28"/>
                <w:szCs w:val="28"/>
              </w:rPr>
            </w:rPrChange>
          </w:rPr>
          <w:t>，方药</w:t>
        </w:r>
      </w:ins>
      <w:r>
        <w:rPr>
          <w:rFonts w:ascii="仿宋" w:eastAsia="仿宋" w:hAnsi="仿宋" w:cs="仿宋" w:hint="eastAsia"/>
          <w:sz w:val="32"/>
          <w:szCs w:val="32"/>
          <w:rPrChange w:id="3333" w:author="ASUS" w:date="2022-01-09T23:32:00Z">
            <w:rPr>
              <w:rFonts w:hint="eastAsia"/>
              <w:sz w:val="28"/>
              <w:szCs w:val="28"/>
            </w:rPr>
          </w:rPrChange>
        </w:rPr>
        <w:t>不变，去对</w:t>
      </w:r>
      <w:del w:id="3334" w:author="KOU IVY" w:date="2022-01-08T23:45:00Z">
        <w:r>
          <w:rPr>
            <w:rFonts w:ascii="仿宋" w:eastAsia="仿宋" w:hAnsi="仿宋" w:cs="仿宋" w:hint="eastAsia"/>
            <w:sz w:val="32"/>
            <w:szCs w:val="32"/>
            <w:rPrChange w:id="333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那个</w:delText>
        </w:r>
      </w:del>
      <w:ins w:id="3336" w:author="KOU IVY" w:date="2022-01-08T23:45:00Z">
        <w:r>
          <w:rPr>
            <w:rFonts w:ascii="仿宋" w:eastAsia="仿宋" w:hAnsi="仿宋" w:cs="仿宋" w:hint="eastAsia"/>
            <w:sz w:val="32"/>
            <w:szCs w:val="32"/>
            <w:rPrChange w:id="3337" w:author="ASUS" w:date="2022-01-09T23:32:00Z">
              <w:rPr>
                <w:rFonts w:hint="eastAsia"/>
                <w:sz w:val="28"/>
                <w:szCs w:val="28"/>
              </w:rPr>
            </w:rPrChange>
          </w:rPr>
          <w:t>病人</w:t>
        </w:r>
      </w:ins>
      <w:r>
        <w:rPr>
          <w:rFonts w:ascii="仿宋" w:eastAsia="仿宋" w:hAnsi="仿宋" w:cs="仿宋" w:hint="eastAsia"/>
          <w:sz w:val="32"/>
          <w:szCs w:val="32"/>
          <w:rPrChange w:id="3338" w:author="ASUS" w:date="2022-01-09T23:32:00Z">
            <w:rPr>
              <w:rFonts w:hint="eastAsia"/>
              <w:sz w:val="28"/>
              <w:szCs w:val="28"/>
            </w:rPr>
          </w:rPrChange>
        </w:rPr>
        <w:t>症状</w:t>
      </w:r>
      <w:del w:id="3339" w:author="KOU IVY" w:date="2022-01-08T23:45:00Z">
        <w:r>
          <w:rPr>
            <w:rFonts w:ascii="仿宋" w:eastAsia="仿宋" w:hAnsi="仿宋" w:cs="仿宋" w:hint="eastAsia"/>
            <w:sz w:val="32"/>
            <w:szCs w:val="32"/>
            <w:rPrChange w:id="334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3341" w:author="KOU IVY" w:date="2022-01-08T23:46:00Z">
        <w:r>
          <w:rPr>
            <w:rFonts w:ascii="仿宋" w:eastAsia="仿宋" w:hAnsi="仿宋" w:cs="仿宋" w:hint="eastAsia"/>
            <w:sz w:val="32"/>
            <w:szCs w:val="32"/>
            <w:rPrChange w:id="3342" w:author="ASUS" w:date="2022-01-09T23:32:00Z">
              <w:rPr>
                <w:rFonts w:hint="eastAsia"/>
                <w:sz w:val="28"/>
                <w:szCs w:val="28"/>
              </w:rPr>
            </w:rPrChange>
          </w:rPr>
          <w:t>，</w:t>
        </w:r>
      </w:ins>
      <w:r>
        <w:rPr>
          <w:rFonts w:ascii="仿宋" w:eastAsia="仿宋" w:hAnsi="仿宋" w:cs="仿宋" w:hint="eastAsia"/>
          <w:sz w:val="32"/>
          <w:szCs w:val="32"/>
          <w:rPrChange w:id="3343" w:author="ASUS" w:date="2022-01-09T23:32:00Z">
            <w:rPr>
              <w:rFonts w:hint="eastAsia"/>
              <w:sz w:val="28"/>
              <w:szCs w:val="28"/>
            </w:rPr>
          </w:rPrChange>
        </w:rPr>
        <w:t>日本就是这样</w:t>
      </w:r>
      <w:del w:id="3344" w:author="KOU IVY" w:date="2022-01-08T23:46:00Z">
        <w:r>
          <w:rPr>
            <w:rFonts w:ascii="仿宋" w:eastAsia="仿宋" w:hAnsi="仿宋" w:cs="仿宋" w:hint="eastAsia"/>
            <w:sz w:val="32"/>
            <w:szCs w:val="32"/>
            <w:rPrChange w:id="334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（拿一个方对应一个症状）所以</w:delText>
        </w:r>
      </w:del>
      <w:ins w:id="3346" w:author="KOU IVY" w:date="2022-01-08T23:46:00Z">
        <w:r>
          <w:rPr>
            <w:rFonts w:ascii="仿宋" w:eastAsia="仿宋" w:hAnsi="仿宋" w:cs="仿宋" w:hint="eastAsia"/>
            <w:sz w:val="32"/>
            <w:szCs w:val="32"/>
            <w:rPrChange w:id="3347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r>
        <w:rPr>
          <w:rFonts w:ascii="仿宋" w:eastAsia="仿宋" w:hAnsi="仿宋" w:cs="仿宋" w:hint="eastAsia"/>
          <w:sz w:val="32"/>
          <w:szCs w:val="32"/>
          <w:rPrChange w:id="3348" w:author="ASUS" w:date="2022-01-09T23:32:00Z">
            <w:rPr>
              <w:rFonts w:hint="eastAsia"/>
              <w:sz w:val="28"/>
              <w:szCs w:val="28"/>
            </w:rPr>
          </w:rPrChange>
        </w:rPr>
        <w:t>现在很多老中医</w:t>
      </w:r>
      <w:del w:id="3349" w:author="KOU IVY" w:date="2022-01-08T23:46:00Z">
        <w:r>
          <w:rPr>
            <w:rFonts w:ascii="仿宋" w:eastAsia="仿宋" w:hAnsi="仿宋" w:cs="仿宋" w:hint="eastAsia"/>
            <w:sz w:val="32"/>
            <w:szCs w:val="32"/>
            <w:rPrChange w:id="335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喊你们去</w:delText>
        </w:r>
      </w:del>
      <w:r>
        <w:rPr>
          <w:rFonts w:ascii="仿宋" w:eastAsia="仿宋" w:hAnsi="仿宋" w:cs="仿宋" w:hint="eastAsia"/>
          <w:sz w:val="32"/>
          <w:szCs w:val="32"/>
          <w:rPrChange w:id="3351" w:author="ASUS" w:date="2022-01-09T23:32:00Z">
            <w:rPr>
              <w:rFonts w:hint="eastAsia"/>
              <w:sz w:val="28"/>
              <w:szCs w:val="28"/>
            </w:rPr>
          </w:rPrChange>
        </w:rPr>
        <w:t>背很多方子，就是为了对应各种各样的症状</w:t>
      </w:r>
      <w:del w:id="3352" w:author="KOU IVY" w:date="2022-01-08T23:46:00Z">
        <w:r>
          <w:rPr>
            <w:rFonts w:ascii="仿宋" w:eastAsia="仿宋" w:hAnsi="仿宋" w:cs="仿宋" w:hint="eastAsia"/>
            <w:sz w:val="32"/>
            <w:szCs w:val="32"/>
            <w:rPrChange w:id="335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3354" w:author="KOU IVY" w:date="2022-01-08T23:46:00Z">
        <w:r>
          <w:rPr>
            <w:rFonts w:ascii="仿宋" w:eastAsia="仿宋" w:hAnsi="仿宋" w:cs="仿宋" w:hint="eastAsia"/>
            <w:sz w:val="32"/>
            <w:szCs w:val="32"/>
            <w:rPrChange w:id="3355" w:author="ASUS" w:date="2022-01-09T23:32:00Z">
              <w:rPr>
                <w:rFonts w:hint="eastAsia"/>
                <w:sz w:val="28"/>
                <w:szCs w:val="28"/>
              </w:rPr>
            </w:rPrChange>
          </w:rPr>
          <w:t>。在</w:t>
        </w:r>
      </w:ins>
      <w:del w:id="3356" w:author="KOU IVY" w:date="2022-01-08T23:46:00Z">
        <w:r>
          <w:rPr>
            <w:rFonts w:ascii="仿宋" w:eastAsia="仿宋" w:hAnsi="仿宋" w:cs="仿宋" w:hint="eastAsia"/>
            <w:sz w:val="32"/>
            <w:szCs w:val="32"/>
            <w:rPrChange w:id="335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你们到</w:delText>
        </w:r>
      </w:del>
      <w:r>
        <w:rPr>
          <w:rFonts w:ascii="仿宋" w:eastAsia="仿宋" w:hAnsi="仿宋" w:cs="仿宋" w:hint="eastAsia"/>
          <w:sz w:val="32"/>
          <w:szCs w:val="32"/>
          <w:rPrChange w:id="3358" w:author="ASUS" w:date="2022-01-09T23:32:00Z">
            <w:rPr>
              <w:rFonts w:hint="eastAsia"/>
              <w:sz w:val="28"/>
              <w:szCs w:val="28"/>
            </w:rPr>
          </w:rPrChange>
        </w:rPr>
        <w:t>我这里</w:t>
      </w:r>
      <w:ins w:id="3359" w:author="KOU IVY" w:date="2022-01-08T23:46:00Z">
        <w:r>
          <w:rPr>
            <w:rFonts w:ascii="仿宋" w:eastAsia="仿宋" w:hAnsi="仿宋" w:cs="仿宋" w:hint="eastAsia"/>
            <w:sz w:val="32"/>
            <w:szCs w:val="32"/>
            <w:rPrChange w:id="3360" w:author="ASUS" w:date="2022-01-09T23:32:00Z">
              <w:rPr>
                <w:rFonts w:hint="eastAsia"/>
                <w:sz w:val="28"/>
                <w:szCs w:val="28"/>
              </w:rPr>
            </w:rPrChange>
          </w:rPr>
          <w:t>学中医</w:t>
        </w:r>
      </w:ins>
      <w:r>
        <w:rPr>
          <w:rFonts w:ascii="仿宋" w:eastAsia="仿宋" w:hAnsi="仿宋" w:cs="仿宋" w:hint="eastAsia"/>
          <w:sz w:val="32"/>
          <w:szCs w:val="32"/>
          <w:rPrChange w:id="3361" w:author="ASUS" w:date="2022-01-09T23:32:00Z">
            <w:rPr>
              <w:rFonts w:hint="eastAsia"/>
              <w:sz w:val="28"/>
              <w:szCs w:val="28"/>
            </w:rPr>
          </w:rPrChange>
        </w:rPr>
        <w:t>最轻松，不用背方子，药也很少，</w:t>
      </w:r>
      <w:ins w:id="3362" w:author="KOU IVY" w:date="2022-01-08T23:47:00Z">
        <w:r>
          <w:rPr>
            <w:rFonts w:ascii="仿宋" w:eastAsia="仿宋" w:hAnsi="仿宋" w:cs="仿宋" w:hint="eastAsia"/>
            <w:sz w:val="32"/>
            <w:szCs w:val="32"/>
            <w:rPrChange w:id="3363" w:author="ASUS" w:date="2022-01-09T23:32:00Z">
              <w:rPr>
                <w:rFonts w:hint="eastAsia"/>
                <w:sz w:val="28"/>
                <w:szCs w:val="28"/>
              </w:rPr>
            </w:rPrChange>
          </w:rPr>
          <w:t>但</w:t>
        </w:r>
      </w:ins>
      <w:r>
        <w:rPr>
          <w:rFonts w:ascii="仿宋" w:eastAsia="仿宋" w:hAnsi="仿宋" w:cs="仿宋" w:hint="eastAsia"/>
          <w:sz w:val="32"/>
          <w:szCs w:val="32"/>
          <w:rPrChange w:id="3364" w:author="ASUS" w:date="2022-01-09T23:32:00Z">
            <w:rPr>
              <w:rFonts w:hint="eastAsia"/>
              <w:sz w:val="28"/>
              <w:szCs w:val="28"/>
            </w:rPr>
          </w:rPrChange>
        </w:rPr>
        <w:t>当你开起我的方就不好开了，明白这个逻辑不？这个非常重要，我们一定要</w:t>
      </w:r>
      <w:del w:id="3365" w:author="KOU IVY" w:date="2022-01-08T23:47:00Z">
        <w:r>
          <w:rPr>
            <w:rFonts w:ascii="仿宋" w:eastAsia="仿宋" w:hAnsi="仿宋" w:cs="仿宋"/>
            <w:b/>
            <w:bCs/>
            <w:sz w:val="32"/>
            <w:szCs w:val="32"/>
            <w:rPrChange w:id="3366" w:author="ASUS" w:date="2022-01-09T23:32:00Z">
              <w:rPr>
                <w:sz w:val="28"/>
                <w:szCs w:val="28"/>
              </w:rPr>
            </w:rPrChange>
          </w:rPr>
          <w:delText>1.</w:delText>
        </w:r>
      </w:del>
      <w:r>
        <w:rPr>
          <w:rFonts w:ascii="仿宋" w:eastAsia="仿宋" w:hAnsi="仿宋" w:cs="仿宋" w:hint="eastAsia"/>
          <w:b/>
          <w:bCs/>
          <w:sz w:val="32"/>
          <w:szCs w:val="32"/>
          <w:rPrChange w:id="3367" w:author="ASUS" w:date="2022-01-09T23:32:00Z">
            <w:rPr>
              <w:rFonts w:hint="eastAsia"/>
              <w:sz w:val="28"/>
              <w:szCs w:val="28"/>
            </w:rPr>
          </w:rPrChange>
        </w:rPr>
        <w:t>以药合方，</w:t>
      </w:r>
      <w:del w:id="3368" w:author="KOU IVY" w:date="2022-01-08T23:47:00Z">
        <w:r>
          <w:rPr>
            <w:rFonts w:ascii="仿宋" w:eastAsia="仿宋" w:hAnsi="仿宋" w:cs="仿宋"/>
            <w:b/>
            <w:bCs/>
            <w:sz w:val="32"/>
            <w:szCs w:val="32"/>
            <w:rPrChange w:id="3369" w:author="ASUS" w:date="2022-01-09T23:32:00Z">
              <w:rPr>
                <w:sz w:val="28"/>
                <w:szCs w:val="28"/>
              </w:rPr>
            </w:rPrChange>
          </w:rPr>
          <w:delText>2.</w:delText>
        </w:r>
      </w:del>
      <w:r>
        <w:rPr>
          <w:rFonts w:ascii="仿宋" w:eastAsia="仿宋" w:hAnsi="仿宋" w:cs="仿宋" w:hint="eastAsia"/>
          <w:b/>
          <w:bCs/>
          <w:sz w:val="32"/>
          <w:szCs w:val="32"/>
          <w:rPrChange w:id="3370" w:author="ASUS" w:date="2022-01-09T23:32:00Z">
            <w:rPr>
              <w:rFonts w:hint="eastAsia"/>
              <w:sz w:val="28"/>
              <w:szCs w:val="28"/>
            </w:rPr>
          </w:rPrChange>
        </w:rPr>
        <w:t>以方</w:t>
      </w:r>
      <w:del w:id="3371" w:author="KOU IVY" w:date="2022-01-09T22:32:00Z">
        <w:r>
          <w:rPr>
            <w:rFonts w:ascii="仿宋" w:eastAsia="仿宋" w:hAnsi="仿宋" w:cs="仿宋" w:hint="eastAsia"/>
            <w:b/>
            <w:bCs/>
            <w:sz w:val="32"/>
            <w:szCs w:val="32"/>
            <w:rPrChange w:id="337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治药</w:delText>
        </w:r>
      </w:del>
      <w:ins w:id="3373" w:author="KOU IVY" w:date="2022-01-09T22:32:00Z">
        <w:r>
          <w:rPr>
            <w:rFonts w:ascii="仿宋" w:eastAsia="仿宋" w:hAnsi="仿宋" w:cs="仿宋" w:hint="eastAsia"/>
            <w:b/>
            <w:bCs/>
            <w:sz w:val="32"/>
            <w:szCs w:val="32"/>
            <w:rPrChange w:id="3374" w:author="ASUS" w:date="2022-01-09T23:32:00Z">
              <w:rPr>
                <w:rFonts w:hint="eastAsia"/>
                <w:b/>
                <w:bCs/>
                <w:sz w:val="28"/>
                <w:szCs w:val="28"/>
              </w:rPr>
            </w:rPrChange>
          </w:rPr>
          <w:t>制药</w:t>
        </w:r>
      </w:ins>
      <w:r>
        <w:rPr>
          <w:rFonts w:ascii="仿宋" w:eastAsia="仿宋" w:hAnsi="仿宋" w:cs="仿宋" w:hint="eastAsia"/>
          <w:b/>
          <w:bCs/>
          <w:sz w:val="32"/>
          <w:szCs w:val="32"/>
          <w:rPrChange w:id="3375" w:author="ASUS" w:date="2022-01-09T23:32:00Z">
            <w:rPr>
              <w:rFonts w:hint="eastAsia"/>
              <w:sz w:val="28"/>
              <w:szCs w:val="28"/>
            </w:rPr>
          </w:rPrChange>
        </w:rPr>
        <w:t>，</w:t>
      </w:r>
      <w:r>
        <w:rPr>
          <w:rFonts w:ascii="仿宋" w:eastAsia="仿宋" w:hAnsi="仿宋" w:cs="仿宋" w:hint="eastAsia"/>
          <w:sz w:val="32"/>
          <w:szCs w:val="32"/>
          <w:rPrChange w:id="3376" w:author="ASUS" w:date="2022-01-09T23:32:00Z">
            <w:rPr>
              <w:rFonts w:hint="eastAsia"/>
              <w:sz w:val="28"/>
              <w:szCs w:val="28"/>
            </w:rPr>
          </w:rPrChange>
        </w:rPr>
        <w:t>把法度搞清楚，再来挑选药</w:t>
      </w:r>
      <w:del w:id="3377" w:author="KOU IVY" w:date="2022-01-08T23:47:00Z">
        <w:r>
          <w:rPr>
            <w:rFonts w:ascii="仿宋" w:eastAsia="仿宋" w:hAnsi="仿宋" w:cs="仿宋" w:hint="eastAsia"/>
            <w:sz w:val="32"/>
            <w:szCs w:val="32"/>
            <w:rPrChange w:id="337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，（比如：</w:delText>
        </w:r>
      </w:del>
      <w:ins w:id="3379" w:author="KOU IVY" w:date="2022-01-08T23:47:00Z">
        <w:r>
          <w:rPr>
            <w:rFonts w:ascii="仿宋" w:eastAsia="仿宋" w:hAnsi="仿宋" w:cs="仿宋" w:hint="eastAsia"/>
            <w:sz w:val="32"/>
            <w:szCs w:val="32"/>
            <w:rPrChange w:id="3380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ins w:id="3381" w:author="KOU IVY" w:date="2022-01-08T23:48:00Z">
        <w:r>
          <w:rPr>
            <w:rFonts w:ascii="仿宋" w:eastAsia="仿宋" w:hAnsi="仿宋" w:cs="仿宋" w:hint="eastAsia"/>
            <w:sz w:val="32"/>
            <w:szCs w:val="32"/>
            <w:rPrChange w:id="3382" w:author="ASUS" w:date="2022-01-09T23:32:00Z">
              <w:rPr>
                <w:rFonts w:hint="eastAsia"/>
                <w:sz w:val="28"/>
                <w:szCs w:val="28"/>
              </w:rPr>
            </w:rPrChange>
          </w:rPr>
          <w:t>从脉象表现</w:t>
        </w:r>
      </w:ins>
      <w:del w:id="3383" w:author="KOU IVY" w:date="2022-01-08T23:50:00Z">
        <w:r>
          <w:rPr>
            <w:rFonts w:ascii="仿宋" w:eastAsia="仿宋" w:hAnsi="仿宋" w:cs="仿宋" w:hint="eastAsia"/>
            <w:sz w:val="32"/>
            <w:szCs w:val="32"/>
            <w:rPrChange w:id="338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需要</w:delText>
        </w:r>
      </w:del>
      <w:ins w:id="3385" w:author="KOU IVY" w:date="2022-01-08T23:50:00Z">
        <w:r>
          <w:rPr>
            <w:rFonts w:ascii="仿宋" w:eastAsia="仿宋" w:hAnsi="仿宋" w:cs="仿宋" w:hint="eastAsia"/>
            <w:sz w:val="32"/>
            <w:szCs w:val="32"/>
            <w:rPrChange w:id="3386" w:author="ASUS" w:date="2022-01-09T23:32:00Z">
              <w:rPr>
                <w:rFonts w:hint="eastAsia"/>
                <w:sz w:val="28"/>
                <w:szCs w:val="28"/>
              </w:rPr>
            </w:rPrChange>
          </w:rPr>
          <w:t>选择药物，如</w:t>
        </w:r>
      </w:ins>
      <w:del w:id="3387" w:author="KOU IVY" w:date="2022-01-08T23:48:00Z">
        <w:r>
          <w:rPr>
            <w:rFonts w:ascii="仿宋" w:eastAsia="仿宋" w:hAnsi="仿宋" w:cs="仿宋" w:hint="eastAsia"/>
            <w:sz w:val="32"/>
            <w:szCs w:val="32"/>
            <w:rPrChange w:id="338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多大</w:delText>
        </w:r>
      </w:del>
      <w:r>
        <w:rPr>
          <w:rFonts w:ascii="仿宋" w:eastAsia="仿宋" w:hAnsi="仿宋" w:cs="仿宋" w:hint="eastAsia"/>
          <w:sz w:val="32"/>
          <w:szCs w:val="32"/>
          <w:rPrChange w:id="3389" w:author="ASUS" w:date="2022-01-09T23:32:00Z">
            <w:rPr>
              <w:rFonts w:hint="eastAsia"/>
              <w:sz w:val="28"/>
              <w:szCs w:val="28"/>
            </w:rPr>
          </w:rPrChange>
        </w:rPr>
        <w:t>燥性</w:t>
      </w:r>
      <w:ins w:id="3390" w:author="KOU IVY" w:date="2022-01-08T23:49:00Z">
        <w:r>
          <w:rPr>
            <w:rFonts w:ascii="仿宋" w:eastAsia="仿宋" w:hAnsi="仿宋" w:cs="仿宋" w:hint="eastAsia"/>
            <w:sz w:val="32"/>
            <w:szCs w:val="32"/>
            <w:rPrChange w:id="3391" w:author="ASUS" w:date="2022-01-09T23:32:00Z">
              <w:rPr>
                <w:rFonts w:hint="eastAsia"/>
                <w:sz w:val="28"/>
                <w:szCs w:val="28"/>
              </w:rPr>
            </w:rPrChange>
          </w:rPr>
          <w:t>轻重、</w:t>
        </w:r>
      </w:ins>
      <w:del w:id="3392" w:author="KOU IVY" w:date="2022-01-08T23:49:00Z">
        <w:r>
          <w:rPr>
            <w:rFonts w:ascii="仿宋" w:eastAsia="仿宋" w:hAnsi="仿宋" w:cs="仿宋" w:hint="eastAsia"/>
            <w:sz w:val="32"/>
            <w:szCs w:val="32"/>
            <w:rPrChange w:id="339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，多大</w:delText>
        </w:r>
      </w:del>
      <w:r>
        <w:rPr>
          <w:rFonts w:ascii="仿宋" w:eastAsia="仿宋" w:hAnsi="仿宋" w:cs="仿宋" w:hint="eastAsia"/>
          <w:sz w:val="32"/>
          <w:szCs w:val="32"/>
          <w:rPrChange w:id="3394" w:author="ASUS" w:date="2022-01-09T23:32:00Z">
            <w:rPr>
              <w:rFonts w:hint="eastAsia"/>
              <w:sz w:val="28"/>
              <w:szCs w:val="28"/>
            </w:rPr>
          </w:rPrChange>
        </w:rPr>
        <w:t>剂量</w:t>
      </w:r>
      <w:ins w:id="3395" w:author="KOU IVY" w:date="2022-01-08T23:49:00Z">
        <w:r>
          <w:rPr>
            <w:rFonts w:ascii="仿宋" w:eastAsia="仿宋" w:hAnsi="仿宋" w:cs="仿宋" w:hint="eastAsia"/>
            <w:sz w:val="32"/>
            <w:szCs w:val="32"/>
            <w:rPrChange w:id="3396" w:author="ASUS" w:date="2022-01-09T23:32:00Z">
              <w:rPr>
                <w:rFonts w:hint="eastAsia"/>
                <w:sz w:val="28"/>
                <w:szCs w:val="28"/>
              </w:rPr>
            </w:rPrChange>
          </w:rPr>
          <w:t>大小、药</w:t>
        </w:r>
      </w:ins>
      <w:ins w:id="3397" w:author="KOU IVY" w:date="2022-01-08T23:51:00Z">
        <w:r>
          <w:rPr>
            <w:rFonts w:ascii="仿宋" w:eastAsia="仿宋" w:hAnsi="仿宋" w:cs="仿宋" w:hint="eastAsia"/>
            <w:sz w:val="32"/>
            <w:szCs w:val="32"/>
            <w:rPrChange w:id="3398" w:author="ASUS" w:date="2022-01-09T23:32:00Z">
              <w:rPr>
                <w:rFonts w:hint="eastAsia"/>
                <w:sz w:val="28"/>
                <w:szCs w:val="28"/>
              </w:rPr>
            </w:rPrChange>
          </w:rPr>
          <w:t>用</w:t>
        </w:r>
      </w:ins>
      <w:del w:id="3399" w:author="KOU IVY" w:date="2022-01-08T23:49:00Z">
        <w:r>
          <w:rPr>
            <w:rFonts w:ascii="仿宋" w:eastAsia="仿宋" w:hAnsi="仿宋" w:cs="仿宋" w:hint="eastAsia"/>
            <w:sz w:val="32"/>
            <w:szCs w:val="32"/>
            <w:rPrChange w:id="340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r>
        <w:rPr>
          <w:rFonts w:ascii="仿宋" w:eastAsia="仿宋" w:hAnsi="仿宋" w:cs="仿宋" w:hint="eastAsia"/>
          <w:sz w:val="32"/>
          <w:szCs w:val="32"/>
          <w:rPrChange w:id="3401" w:author="ASUS" w:date="2022-01-09T23:32:00Z">
            <w:rPr>
              <w:rFonts w:hint="eastAsia"/>
              <w:sz w:val="28"/>
              <w:szCs w:val="28"/>
            </w:rPr>
          </w:rPrChange>
        </w:rPr>
        <w:t>部位等</w:t>
      </w:r>
      <w:del w:id="3402" w:author="KOU IVY" w:date="2022-01-08T23:50:00Z">
        <w:r>
          <w:rPr>
            <w:rFonts w:ascii="仿宋" w:eastAsia="仿宋" w:hAnsi="仿宋" w:cs="仿宋" w:hint="eastAsia"/>
            <w:sz w:val="32"/>
            <w:szCs w:val="32"/>
            <w:rPrChange w:id="340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）</w:delText>
        </w:r>
      </w:del>
      <w:r>
        <w:rPr>
          <w:rFonts w:ascii="仿宋" w:eastAsia="仿宋" w:hAnsi="仿宋" w:cs="仿宋" w:hint="eastAsia"/>
          <w:sz w:val="32"/>
          <w:szCs w:val="32"/>
          <w:rPrChange w:id="3404" w:author="ASUS" w:date="2022-01-09T23:32:00Z">
            <w:rPr>
              <w:rFonts w:hint="eastAsia"/>
              <w:sz w:val="28"/>
              <w:szCs w:val="28"/>
            </w:rPr>
          </w:rPrChange>
        </w:rPr>
        <w:t>，</w:t>
      </w:r>
      <w:del w:id="3405" w:author="KOU IVY" w:date="2022-01-08T23:51:00Z">
        <w:r>
          <w:rPr>
            <w:rFonts w:ascii="仿宋" w:eastAsia="仿宋" w:hAnsi="仿宋" w:cs="仿宋" w:hint="eastAsia"/>
            <w:sz w:val="32"/>
            <w:szCs w:val="32"/>
            <w:rPrChange w:id="340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我们</w:delText>
        </w:r>
      </w:del>
      <w:r>
        <w:rPr>
          <w:rFonts w:ascii="仿宋" w:eastAsia="仿宋" w:hAnsi="仿宋" w:cs="仿宋" w:hint="eastAsia"/>
          <w:sz w:val="32"/>
          <w:szCs w:val="32"/>
          <w:rPrChange w:id="3407" w:author="ASUS" w:date="2022-01-09T23:32:00Z">
            <w:rPr>
              <w:rFonts w:hint="eastAsia"/>
              <w:sz w:val="28"/>
              <w:szCs w:val="28"/>
            </w:rPr>
          </w:rPrChange>
        </w:rPr>
        <w:t>在</w:t>
      </w:r>
      <w:del w:id="3408" w:author="KOU IVY" w:date="2022-01-08T23:51:00Z">
        <w:r>
          <w:rPr>
            <w:rFonts w:ascii="仿宋" w:eastAsia="仿宋" w:hAnsi="仿宋" w:cs="仿宋" w:hint="eastAsia"/>
            <w:sz w:val="32"/>
            <w:szCs w:val="32"/>
            <w:rPrChange w:id="340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这个</w:delText>
        </w:r>
      </w:del>
      <w:ins w:id="3410" w:author="KOU IVY" w:date="2022-01-08T23:51:00Z">
        <w:r>
          <w:rPr>
            <w:rFonts w:ascii="仿宋" w:eastAsia="仿宋" w:hAnsi="仿宋" w:cs="仿宋" w:hint="eastAsia"/>
            <w:sz w:val="32"/>
            <w:szCs w:val="32"/>
            <w:rPrChange w:id="3411" w:author="ASUS" w:date="2022-01-09T23:32:00Z">
              <w:rPr>
                <w:rFonts w:hint="eastAsia"/>
                <w:sz w:val="28"/>
                <w:szCs w:val="28"/>
              </w:rPr>
            </w:rPrChange>
          </w:rPr>
          <w:t>脉象</w:t>
        </w:r>
      </w:ins>
      <w:r>
        <w:rPr>
          <w:rFonts w:ascii="仿宋" w:eastAsia="仿宋" w:hAnsi="仿宋" w:cs="仿宋" w:hint="eastAsia"/>
          <w:sz w:val="32"/>
          <w:szCs w:val="32"/>
          <w:rPrChange w:id="3412" w:author="ASUS" w:date="2022-01-09T23:32:00Z">
            <w:rPr>
              <w:rFonts w:hint="eastAsia"/>
              <w:sz w:val="28"/>
              <w:szCs w:val="28"/>
            </w:rPr>
          </w:rPrChange>
        </w:rPr>
        <w:t>法度上去选</w:t>
      </w:r>
      <w:ins w:id="3413" w:author="KOU IVY" w:date="2022-01-08T23:51:00Z">
        <w:r>
          <w:rPr>
            <w:rFonts w:ascii="仿宋" w:eastAsia="仿宋" w:hAnsi="仿宋" w:cs="仿宋" w:hint="eastAsia"/>
            <w:sz w:val="32"/>
            <w:szCs w:val="32"/>
            <w:rPrChange w:id="3414" w:author="ASUS" w:date="2022-01-09T23:32:00Z">
              <w:rPr>
                <w:rFonts w:hint="eastAsia"/>
                <w:sz w:val="28"/>
                <w:szCs w:val="28"/>
              </w:rPr>
            </w:rPrChange>
          </w:rPr>
          <w:t>，不能颠倒</w:t>
        </w:r>
      </w:ins>
      <w:del w:id="3415" w:author="KOU IVY" w:date="2022-01-08T23:51:00Z">
        <w:r>
          <w:rPr>
            <w:rFonts w:ascii="仿宋" w:eastAsia="仿宋" w:hAnsi="仿宋" w:cs="仿宋" w:hint="eastAsia"/>
            <w:sz w:val="32"/>
            <w:szCs w:val="32"/>
            <w:rPrChange w:id="341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，你千万不要倒过来，我们</w:delText>
        </w:r>
      </w:del>
      <w:ins w:id="3417" w:author="KOU IVY" w:date="2022-01-08T23:51:00Z">
        <w:r>
          <w:rPr>
            <w:rFonts w:ascii="仿宋" w:eastAsia="仿宋" w:hAnsi="仿宋" w:cs="仿宋" w:hint="eastAsia"/>
            <w:sz w:val="32"/>
            <w:szCs w:val="32"/>
            <w:rPrChange w:id="3418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r>
        <w:rPr>
          <w:rFonts w:ascii="仿宋" w:eastAsia="仿宋" w:hAnsi="仿宋" w:cs="仿宋" w:hint="eastAsia"/>
          <w:sz w:val="32"/>
          <w:szCs w:val="32"/>
          <w:rPrChange w:id="3419" w:author="ASUS" w:date="2022-01-09T23:32:00Z">
            <w:rPr>
              <w:rFonts w:hint="eastAsia"/>
              <w:sz w:val="28"/>
              <w:szCs w:val="28"/>
            </w:rPr>
          </w:rPrChange>
        </w:rPr>
        <w:t>中医看到四君子</w:t>
      </w:r>
      <w:del w:id="3420" w:author="KOU IVY" w:date="2022-01-08T23:52:00Z">
        <w:r>
          <w:rPr>
            <w:rFonts w:ascii="仿宋" w:eastAsia="仿宋" w:hAnsi="仿宋" w:cs="仿宋" w:hint="eastAsia"/>
            <w:sz w:val="32"/>
            <w:szCs w:val="32"/>
            <w:rPrChange w:id="342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方</w:delText>
        </w:r>
      </w:del>
      <w:ins w:id="3422" w:author="KOU IVY" w:date="2022-01-08T23:52:00Z">
        <w:r>
          <w:rPr>
            <w:rFonts w:ascii="仿宋" w:eastAsia="仿宋" w:hAnsi="仿宋" w:cs="仿宋" w:hint="eastAsia"/>
            <w:sz w:val="32"/>
            <w:szCs w:val="32"/>
            <w:rPrChange w:id="3423" w:author="ASUS" w:date="2022-01-09T23:32:00Z">
              <w:rPr>
                <w:rFonts w:hint="eastAsia"/>
                <w:sz w:val="28"/>
                <w:szCs w:val="28"/>
              </w:rPr>
            </w:rPrChange>
          </w:rPr>
          <w:t>汤</w:t>
        </w:r>
      </w:ins>
      <w:r>
        <w:rPr>
          <w:rFonts w:ascii="仿宋" w:eastAsia="仿宋" w:hAnsi="仿宋" w:cs="仿宋" w:hint="eastAsia"/>
          <w:sz w:val="32"/>
          <w:szCs w:val="32"/>
          <w:rPrChange w:id="3424" w:author="ASUS" w:date="2022-01-09T23:32:00Z">
            <w:rPr>
              <w:rFonts w:hint="eastAsia"/>
              <w:sz w:val="28"/>
              <w:szCs w:val="28"/>
            </w:rPr>
          </w:rPrChange>
        </w:rPr>
        <w:t>，就想这是补气</w:t>
      </w:r>
      <w:del w:id="3425" w:author="KOU IVY" w:date="2022-01-08T23:52:00Z">
        <w:r>
          <w:rPr>
            <w:rFonts w:ascii="仿宋" w:eastAsia="仿宋" w:hAnsi="仿宋" w:cs="仿宋" w:hint="eastAsia"/>
            <w:sz w:val="32"/>
            <w:szCs w:val="32"/>
            <w:rPrChange w:id="342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的方</w:delText>
        </w:r>
      </w:del>
      <w:r>
        <w:rPr>
          <w:rFonts w:ascii="仿宋" w:eastAsia="仿宋" w:hAnsi="仿宋" w:cs="仿宋" w:hint="eastAsia"/>
          <w:sz w:val="32"/>
          <w:szCs w:val="32"/>
          <w:rPrChange w:id="3427" w:author="ASUS" w:date="2022-01-09T23:32:00Z">
            <w:rPr>
              <w:rFonts w:hint="eastAsia"/>
              <w:sz w:val="28"/>
              <w:szCs w:val="28"/>
            </w:rPr>
          </w:rPrChange>
        </w:rPr>
        <w:t>，</w:t>
      </w:r>
      <w:del w:id="3428" w:author="KOU IVY" w:date="2022-01-08T23:52:00Z">
        <w:r>
          <w:rPr>
            <w:rFonts w:ascii="仿宋" w:eastAsia="仿宋" w:hAnsi="仿宋" w:cs="仿宋" w:hint="eastAsia"/>
            <w:sz w:val="32"/>
            <w:szCs w:val="32"/>
            <w:rPrChange w:id="342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一</w:delText>
        </w:r>
      </w:del>
      <w:r>
        <w:rPr>
          <w:rFonts w:ascii="仿宋" w:eastAsia="仿宋" w:hAnsi="仿宋" w:cs="仿宋" w:hint="eastAsia"/>
          <w:sz w:val="32"/>
          <w:szCs w:val="32"/>
          <w:rPrChange w:id="3430" w:author="ASUS" w:date="2022-01-09T23:32:00Z">
            <w:rPr>
              <w:rFonts w:hint="eastAsia"/>
              <w:sz w:val="28"/>
              <w:szCs w:val="28"/>
            </w:rPr>
          </w:rPrChange>
        </w:rPr>
        <w:t>看</w:t>
      </w:r>
      <w:ins w:id="3431" w:author="KOU IVY" w:date="2022-01-08T23:52:00Z">
        <w:r>
          <w:rPr>
            <w:rFonts w:ascii="仿宋" w:eastAsia="仿宋" w:hAnsi="仿宋" w:cs="仿宋" w:hint="eastAsia"/>
            <w:sz w:val="32"/>
            <w:szCs w:val="32"/>
            <w:rPrChange w:id="3432" w:author="ASUS" w:date="2022-01-09T23:32:00Z">
              <w:rPr>
                <w:rFonts w:hint="eastAsia"/>
                <w:sz w:val="28"/>
                <w:szCs w:val="28"/>
              </w:rPr>
            </w:rPrChange>
          </w:rPr>
          <w:t>有那类</w:t>
        </w:r>
      </w:ins>
      <w:r>
        <w:rPr>
          <w:rFonts w:ascii="仿宋" w:eastAsia="仿宋" w:hAnsi="仿宋" w:cs="仿宋" w:hint="eastAsia"/>
          <w:sz w:val="32"/>
          <w:szCs w:val="32"/>
          <w:rPrChange w:id="3433" w:author="ASUS" w:date="2022-01-09T23:32:00Z">
            <w:rPr>
              <w:rFonts w:hint="eastAsia"/>
              <w:sz w:val="28"/>
              <w:szCs w:val="28"/>
            </w:rPr>
          </w:rPrChange>
        </w:rPr>
        <w:t>药</w:t>
      </w:r>
      <w:ins w:id="3434" w:author="KOU IVY" w:date="2022-01-08T23:53:00Z">
        <w:r>
          <w:rPr>
            <w:rFonts w:ascii="仿宋" w:eastAsia="仿宋" w:hAnsi="仿宋" w:cs="仿宋" w:hint="eastAsia"/>
            <w:sz w:val="32"/>
            <w:szCs w:val="32"/>
            <w:rPrChange w:id="3435" w:author="ASUS" w:date="2022-01-09T23:32:00Z">
              <w:rPr>
                <w:rFonts w:hint="eastAsia"/>
                <w:sz w:val="28"/>
                <w:szCs w:val="28"/>
              </w:rPr>
            </w:rPrChange>
          </w:rPr>
          <w:t>，</w:t>
        </w:r>
      </w:ins>
      <w:r>
        <w:rPr>
          <w:rFonts w:ascii="仿宋" w:eastAsia="仿宋" w:hAnsi="仿宋" w:cs="仿宋" w:hint="eastAsia"/>
          <w:sz w:val="32"/>
          <w:szCs w:val="32"/>
          <w:rPrChange w:id="3436" w:author="ASUS" w:date="2022-01-09T23:32:00Z">
            <w:rPr>
              <w:rFonts w:hint="eastAsia"/>
              <w:sz w:val="28"/>
              <w:szCs w:val="28"/>
            </w:rPr>
          </w:rPrChange>
        </w:rPr>
        <w:t>就想这味药是</w:t>
      </w:r>
      <w:del w:id="3437" w:author="KOU IVY" w:date="2022-01-08T23:53:00Z">
        <w:r>
          <w:rPr>
            <w:rFonts w:ascii="仿宋" w:eastAsia="仿宋" w:hAnsi="仿宋" w:cs="仿宋" w:hint="eastAsia"/>
            <w:sz w:val="32"/>
            <w:szCs w:val="32"/>
            <w:rPrChange w:id="343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r>
        <w:rPr>
          <w:rFonts w:ascii="仿宋" w:eastAsia="仿宋" w:hAnsi="仿宋" w:cs="仿宋" w:hint="eastAsia"/>
          <w:sz w:val="32"/>
          <w:szCs w:val="32"/>
          <w:rPrChange w:id="3439" w:author="ASUS" w:date="2022-01-09T23:32:00Z">
            <w:rPr>
              <w:rFonts w:hint="eastAsia"/>
              <w:sz w:val="28"/>
              <w:szCs w:val="28"/>
            </w:rPr>
          </w:rPrChange>
        </w:rPr>
        <w:t>祛风散寒等等，</w:t>
      </w:r>
      <w:del w:id="3440" w:author="KOU IVY" w:date="2022-01-08T23:53:00Z">
        <w:r>
          <w:rPr>
            <w:rFonts w:ascii="仿宋" w:eastAsia="仿宋" w:hAnsi="仿宋" w:cs="仿宋" w:hint="eastAsia"/>
            <w:sz w:val="32"/>
            <w:szCs w:val="32"/>
            <w:rPrChange w:id="344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那你</w:delText>
        </w:r>
      </w:del>
      <w:r>
        <w:rPr>
          <w:rFonts w:ascii="仿宋" w:eastAsia="仿宋" w:hAnsi="仿宋" w:cs="仿宋" w:hint="eastAsia"/>
          <w:sz w:val="32"/>
          <w:szCs w:val="32"/>
          <w:rPrChange w:id="3442" w:author="ASUS" w:date="2022-01-09T23:32:00Z">
            <w:rPr>
              <w:rFonts w:hint="eastAsia"/>
              <w:sz w:val="28"/>
              <w:szCs w:val="28"/>
            </w:rPr>
          </w:rPrChange>
        </w:rPr>
        <w:t>问他这方是怎么开出来的？</w:t>
      </w:r>
      <w:del w:id="3443" w:author="KOU IVY" w:date="2022-01-08T23:53:00Z">
        <w:r>
          <w:rPr>
            <w:rFonts w:ascii="仿宋" w:eastAsia="仿宋" w:hAnsi="仿宋" w:cs="仿宋" w:hint="eastAsia"/>
            <w:sz w:val="32"/>
            <w:szCs w:val="32"/>
            <w:rPrChange w:id="344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不能问他，</w:delText>
        </w:r>
      </w:del>
      <w:ins w:id="3445" w:author="KOU IVY" w:date="2022-01-08T23:53:00Z">
        <w:r>
          <w:rPr>
            <w:rFonts w:ascii="仿宋" w:eastAsia="仿宋" w:hAnsi="仿宋" w:cs="仿宋" w:hint="eastAsia"/>
            <w:sz w:val="32"/>
            <w:szCs w:val="32"/>
            <w:rPrChange w:id="3446" w:author="ASUS" w:date="2022-01-09T23:32:00Z">
              <w:rPr>
                <w:rFonts w:hint="eastAsia"/>
                <w:sz w:val="28"/>
                <w:szCs w:val="28"/>
              </w:rPr>
            </w:rPrChange>
          </w:rPr>
          <w:t>说不明白。</w:t>
        </w:r>
      </w:ins>
      <w:r>
        <w:rPr>
          <w:rFonts w:ascii="仿宋" w:eastAsia="仿宋" w:hAnsi="仿宋" w:cs="仿宋" w:hint="eastAsia"/>
          <w:sz w:val="32"/>
          <w:szCs w:val="32"/>
          <w:rPrChange w:id="3447" w:author="ASUS" w:date="2022-01-09T23:32:00Z">
            <w:rPr>
              <w:rFonts w:hint="eastAsia"/>
              <w:sz w:val="28"/>
              <w:szCs w:val="28"/>
            </w:rPr>
          </w:rPrChange>
        </w:rPr>
        <w:t>等你</w:t>
      </w:r>
      <w:del w:id="3448" w:author="KOU IVY" w:date="2022-01-08T23:54:00Z">
        <w:r>
          <w:rPr>
            <w:rFonts w:ascii="仿宋" w:eastAsia="仿宋" w:hAnsi="仿宋" w:cs="仿宋" w:hint="eastAsia"/>
            <w:sz w:val="32"/>
            <w:szCs w:val="32"/>
            <w:rPrChange w:id="344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去把脉一看</w:delText>
        </w:r>
      </w:del>
      <w:ins w:id="3450" w:author="KOU IVY" w:date="2022-01-08T23:54:00Z">
        <w:r>
          <w:rPr>
            <w:rFonts w:ascii="仿宋" w:eastAsia="仿宋" w:hAnsi="仿宋" w:cs="仿宋" w:hint="eastAsia"/>
            <w:sz w:val="32"/>
            <w:szCs w:val="32"/>
            <w:rPrChange w:id="3451" w:author="ASUS" w:date="2022-01-09T23:32:00Z">
              <w:rPr>
                <w:rFonts w:hint="eastAsia"/>
                <w:sz w:val="28"/>
                <w:szCs w:val="28"/>
              </w:rPr>
            </w:rPrChange>
          </w:rPr>
          <w:t>号脉</w:t>
        </w:r>
      </w:ins>
      <w:r>
        <w:rPr>
          <w:rFonts w:ascii="仿宋" w:eastAsia="仿宋" w:hAnsi="仿宋" w:cs="仿宋" w:hint="eastAsia"/>
          <w:sz w:val="32"/>
          <w:szCs w:val="32"/>
          <w:rPrChange w:id="3452" w:author="ASUS" w:date="2022-01-09T23:32:00Z">
            <w:rPr>
              <w:rFonts w:hint="eastAsia"/>
              <w:sz w:val="28"/>
              <w:szCs w:val="28"/>
            </w:rPr>
          </w:rPrChange>
        </w:rPr>
        <w:t>，</w:t>
      </w:r>
      <w:ins w:id="3453" w:author="KOU IVY" w:date="2022-01-08T23:54:00Z">
        <w:r>
          <w:rPr>
            <w:rFonts w:ascii="仿宋" w:eastAsia="仿宋" w:hAnsi="仿宋" w:cs="仿宋" w:hint="eastAsia"/>
            <w:sz w:val="32"/>
            <w:szCs w:val="32"/>
            <w:rPrChange w:id="3454" w:author="ASUS" w:date="2022-01-09T23:32:00Z">
              <w:rPr>
                <w:rFonts w:hint="eastAsia"/>
                <w:sz w:val="28"/>
                <w:szCs w:val="28"/>
              </w:rPr>
            </w:rPrChange>
          </w:rPr>
          <w:t>发现</w:t>
        </w:r>
      </w:ins>
      <w:r>
        <w:rPr>
          <w:rFonts w:ascii="仿宋" w:eastAsia="仿宋" w:hAnsi="仿宋" w:cs="仿宋" w:hint="eastAsia"/>
          <w:sz w:val="32"/>
          <w:szCs w:val="32"/>
          <w:rPrChange w:id="3455" w:author="ASUS" w:date="2022-01-09T23:32:00Z">
            <w:rPr>
              <w:rFonts w:hint="eastAsia"/>
              <w:sz w:val="28"/>
              <w:szCs w:val="28"/>
            </w:rPr>
          </w:rPrChange>
        </w:rPr>
        <w:t>痰都没有，怎么能用半夏呢？</w:t>
      </w:r>
      <w:del w:id="3456" w:author="KOU IVY" w:date="2022-01-08T23:54:00Z">
        <w:r>
          <w:rPr>
            <w:rFonts w:ascii="仿宋" w:eastAsia="仿宋" w:hAnsi="仿宋" w:cs="仿宋" w:hint="eastAsia"/>
            <w:sz w:val="32"/>
            <w:szCs w:val="32"/>
            <w:rPrChange w:id="345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这就是乱整，明白不。</w:delText>
        </w:r>
      </w:del>
      <w:r>
        <w:rPr>
          <w:rFonts w:ascii="仿宋" w:eastAsia="仿宋" w:hAnsi="仿宋" w:cs="仿宋" w:hint="eastAsia"/>
          <w:sz w:val="32"/>
          <w:szCs w:val="32"/>
          <w:rPrChange w:id="3458" w:author="ASUS" w:date="2022-01-09T23:32:00Z">
            <w:rPr>
              <w:rFonts w:hint="eastAsia"/>
              <w:sz w:val="28"/>
              <w:szCs w:val="28"/>
            </w:rPr>
          </w:rPrChange>
        </w:rPr>
        <w:t>现在中医开方是没有法度的</w:t>
      </w:r>
      <w:del w:id="3459" w:author="KOU IVY" w:date="2022-01-08T23:55:00Z">
        <w:r>
          <w:rPr>
            <w:rFonts w:ascii="仿宋" w:eastAsia="仿宋" w:hAnsi="仿宋" w:cs="仿宋" w:hint="eastAsia"/>
            <w:sz w:val="32"/>
            <w:szCs w:val="32"/>
            <w:rPrChange w:id="346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，就是没搞清楚，</w:delText>
        </w:r>
      </w:del>
      <w:ins w:id="3461" w:author="KOU IVY" w:date="2022-01-08T23:55:00Z">
        <w:r>
          <w:rPr>
            <w:rFonts w:ascii="仿宋" w:eastAsia="仿宋" w:hAnsi="仿宋" w:cs="仿宋" w:hint="eastAsia"/>
            <w:sz w:val="32"/>
            <w:szCs w:val="32"/>
            <w:rPrChange w:id="3462" w:author="ASUS" w:date="2022-01-09T23:32:00Z">
              <w:rPr>
                <w:rFonts w:hint="eastAsia"/>
                <w:sz w:val="28"/>
                <w:szCs w:val="28"/>
              </w:rPr>
            </w:rPrChange>
          </w:rPr>
          <w:t>。</w:t>
        </w:r>
      </w:ins>
      <w:r>
        <w:rPr>
          <w:rFonts w:ascii="仿宋" w:eastAsia="仿宋" w:hAnsi="仿宋" w:cs="仿宋" w:hint="eastAsia"/>
          <w:sz w:val="32"/>
          <w:szCs w:val="32"/>
          <w:rPrChange w:id="3463" w:author="ASUS" w:date="2022-01-09T23:32:00Z">
            <w:rPr>
              <w:rFonts w:hint="eastAsia"/>
              <w:sz w:val="28"/>
              <w:szCs w:val="28"/>
            </w:rPr>
          </w:rPrChange>
        </w:rPr>
        <w:t>所以我们要以药合方，以方</w:t>
      </w:r>
      <w:ins w:id="3464" w:author="KOU IVY" w:date="2022-01-09T22:34:00Z">
        <w:r>
          <w:rPr>
            <w:rFonts w:ascii="仿宋" w:eastAsia="仿宋" w:hAnsi="仿宋" w:cs="仿宋" w:hint="eastAsia"/>
            <w:sz w:val="32"/>
            <w:szCs w:val="32"/>
            <w:rPrChange w:id="3465" w:author="ASUS" w:date="2022-01-09T23:32:00Z">
              <w:rPr>
                <w:rFonts w:hint="eastAsia"/>
                <w:sz w:val="28"/>
                <w:szCs w:val="28"/>
              </w:rPr>
            </w:rPrChange>
          </w:rPr>
          <w:t>制</w:t>
        </w:r>
      </w:ins>
      <w:del w:id="3466" w:author="KOU IVY" w:date="2022-01-09T22:34:00Z">
        <w:r>
          <w:rPr>
            <w:rFonts w:ascii="仿宋" w:eastAsia="仿宋" w:hAnsi="仿宋" w:cs="仿宋" w:hint="eastAsia"/>
            <w:sz w:val="32"/>
            <w:szCs w:val="32"/>
            <w:rPrChange w:id="346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治</w:delText>
        </w:r>
      </w:del>
      <w:r>
        <w:rPr>
          <w:rFonts w:ascii="仿宋" w:eastAsia="仿宋" w:hAnsi="仿宋" w:cs="仿宋" w:hint="eastAsia"/>
          <w:sz w:val="32"/>
          <w:szCs w:val="32"/>
          <w:rPrChange w:id="3468" w:author="ASUS" w:date="2022-01-09T23:32:00Z">
            <w:rPr>
              <w:rFonts w:hint="eastAsia"/>
              <w:sz w:val="28"/>
              <w:szCs w:val="28"/>
            </w:rPr>
          </w:rPrChange>
        </w:rPr>
        <w:t>药，现在是以方去合症，以症来</w:t>
      </w:r>
      <w:del w:id="3469" w:author="KOU IVY" w:date="2022-01-08T23:58:00Z">
        <w:r>
          <w:rPr>
            <w:rFonts w:ascii="仿宋" w:eastAsia="仿宋" w:hAnsi="仿宋" w:cs="仿宋" w:hint="eastAsia"/>
            <w:sz w:val="32"/>
            <w:szCs w:val="32"/>
            <w:rPrChange w:id="347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斗</w:delText>
        </w:r>
      </w:del>
      <w:ins w:id="3471" w:author="KOU IVY" w:date="2022-01-08T23:58:00Z">
        <w:r>
          <w:rPr>
            <w:rFonts w:ascii="仿宋" w:eastAsia="仿宋" w:hAnsi="仿宋" w:cs="仿宋" w:hint="eastAsia"/>
            <w:sz w:val="32"/>
            <w:szCs w:val="32"/>
            <w:rPrChange w:id="3472" w:author="ASUS" w:date="2022-01-09T23:32:00Z">
              <w:rPr>
                <w:rFonts w:hint="eastAsia"/>
                <w:sz w:val="28"/>
                <w:szCs w:val="28"/>
              </w:rPr>
            </w:rPrChange>
          </w:rPr>
          <w:t>解</w:t>
        </w:r>
      </w:ins>
      <w:r>
        <w:rPr>
          <w:rFonts w:ascii="仿宋" w:eastAsia="仿宋" w:hAnsi="仿宋" w:cs="仿宋" w:hint="eastAsia"/>
          <w:sz w:val="32"/>
          <w:szCs w:val="32"/>
          <w:rPrChange w:id="3473" w:author="ASUS" w:date="2022-01-09T23:32:00Z">
            <w:rPr>
              <w:rFonts w:hint="eastAsia"/>
              <w:sz w:val="28"/>
              <w:szCs w:val="28"/>
            </w:rPr>
          </w:rPrChange>
        </w:rPr>
        <w:t>方</w:t>
      </w:r>
      <w:del w:id="3474" w:author="KOU IVY" w:date="2022-01-08T23:58:00Z">
        <w:r>
          <w:rPr>
            <w:rFonts w:ascii="仿宋" w:eastAsia="仿宋" w:hAnsi="仿宋" w:cs="仿宋" w:hint="eastAsia"/>
            <w:sz w:val="32"/>
            <w:szCs w:val="32"/>
            <w:rPrChange w:id="347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，斗</w:delText>
        </w:r>
      </w:del>
      <w:ins w:id="3476" w:author="KOU IVY" w:date="2022-01-08T23:58:00Z">
        <w:r>
          <w:rPr>
            <w:rFonts w:ascii="仿宋" w:eastAsia="仿宋" w:hAnsi="仿宋" w:cs="仿宋" w:hint="eastAsia"/>
            <w:sz w:val="32"/>
            <w:szCs w:val="32"/>
            <w:rPrChange w:id="3477" w:author="ASUS" w:date="2022-01-09T23:32:00Z">
              <w:rPr>
                <w:rFonts w:hint="eastAsia"/>
                <w:sz w:val="28"/>
                <w:szCs w:val="28"/>
              </w:rPr>
            </w:rPrChange>
          </w:rPr>
          <w:t>、解</w:t>
        </w:r>
      </w:ins>
      <w:r>
        <w:rPr>
          <w:rFonts w:ascii="仿宋" w:eastAsia="仿宋" w:hAnsi="仿宋" w:cs="仿宋" w:hint="eastAsia"/>
          <w:sz w:val="32"/>
          <w:szCs w:val="32"/>
          <w:rPrChange w:id="3478" w:author="ASUS" w:date="2022-01-09T23:32:00Z">
            <w:rPr>
              <w:rFonts w:hint="eastAsia"/>
              <w:sz w:val="28"/>
              <w:szCs w:val="28"/>
            </w:rPr>
          </w:rPrChange>
        </w:rPr>
        <w:t>药。中医界辨证论治，以症状来辨，这</w:t>
      </w:r>
      <w:del w:id="3479" w:author="KOU IVY" w:date="2022-01-08T23:59:00Z">
        <w:r>
          <w:rPr>
            <w:rFonts w:ascii="仿宋" w:eastAsia="仿宋" w:hAnsi="仿宋" w:cs="仿宋" w:hint="eastAsia"/>
            <w:sz w:val="32"/>
            <w:szCs w:val="32"/>
            <w:rPrChange w:id="348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个</w:delText>
        </w:r>
      </w:del>
      <w:r>
        <w:rPr>
          <w:rFonts w:ascii="仿宋" w:eastAsia="仿宋" w:hAnsi="仿宋" w:cs="仿宋" w:hint="eastAsia"/>
          <w:sz w:val="32"/>
          <w:szCs w:val="32"/>
          <w:rPrChange w:id="3481" w:author="ASUS" w:date="2022-01-09T23:32:00Z">
            <w:rPr>
              <w:rFonts w:hint="eastAsia"/>
              <w:sz w:val="28"/>
              <w:szCs w:val="28"/>
            </w:rPr>
          </w:rPrChange>
        </w:rPr>
        <w:t>就</w:t>
      </w:r>
      <w:r>
        <w:rPr>
          <w:rFonts w:ascii="仿宋" w:eastAsia="仿宋" w:hAnsi="仿宋" w:cs="仿宋" w:hint="eastAsia"/>
          <w:sz w:val="32"/>
          <w:szCs w:val="32"/>
          <w:rPrChange w:id="3482" w:author="ASUS" w:date="2022-01-09T23:32:00Z">
            <w:rPr>
              <w:rFonts w:hint="eastAsia"/>
              <w:sz w:val="28"/>
              <w:szCs w:val="28"/>
            </w:rPr>
          </w:rPrChange>
        </w:rPr>
        <w:lastRenderedPageBreak/>
        <w:t>是不讲原理，所以中医一定玩不下去。</w:t>
      </w:r>
      <w:del w:id="3483" w:author="KOU IVY" w:date="2022-01-09T00:00:00Z">
        <w:r>
          <w:rPr>
            <w:rFonts w:ascii="仿宋" w:eastAsia="仿宋" w:hAnsi="仿宋" w:cs="仿宋" w:hint="eastAsia"/>
            <w:sz w:val="32"/>
            <w:szCs w:val="32"/>
            <w:rPrChange w:id="348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而我们对法度的研究</w:delText>
        </w:r>
      </w:del>
      <w:del w:id="3485" w:author="KOU IVY" w:date="2022-01-08T23:59:00Z">
        <w:r>
          <w:rPr>
            <w:rFonts w:ascii="仿宋" w:eastAsia="仿宋" w:hAnsi="仿宋" w:cs="仿宋" w:hint="eastAsia"/>
            <w:sz w:val="32"/>
            <w:szCs w:val="32"/>
            <w:rPrChange w:id="348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r>
        <w:rPr>
          <w:rFonts w:ascii="仿宋" w:eastAsia="仿宋" w:hAnsi="仿宋" w:cs="仿宋" w:hint="eastAsia"/>
          <w:sz w:val="32"/>
          <w:szCs w:val="32"/>
          <w:rPrChange w:id="3487" w:author="ASUS" w:date="2022-01-09T23:32:00Z">
            <w:rPr>
              <w:rFonts w:hint="eastAsia"/>
              <w:sz w:val="28"/>
              <w:szCs w:val="28"/>
            </w:rPr>
          </w:rPrChange>
        </w:rPr>
        <w:t>我们</w:t>
      </w:r>
      <w:ins w:id="3488" w:author="KOU IVY" w:date="2022-01-09T00:00:00Z">
        <w:r>
          <w:rPr>
            <w:rFonts w:ascii="仿宋" w:eastAsia="仿宋" w:hAnsi="仿宋" w:cs="仿宋" w:hint="eastAsia"/>
            <w:sz w:val="32"/>
            <w:szCs w:val="32"/>
            <w:rPrChange w:id="3489" w:author="ASUS" w:date="2022-01-09T23:32:00Z">
              <w:rPr>
                <w:rFonts w:hint="eastAsia"/>
                <w:sz w:val="28"/>
                <w:szCs w:val="28"/>
              </w:rPr>
            </w:rPrChange>
          </w:rPr>
          <w:t>的</w:t>
        </w:r>
      </w:ins>
      <w:r>
        <w:rPr>
          <w:rFonts w:ascii="仿宋" w:eastAsia="仿宋" w:hAnsi="仿宋" w:cs="仿宋" w:hint="eastAsia"/>
          <w:sz w:val="32"/>
          <w:szCs w:val="32"/>
          <w:rPrChange w:id="3490" w:author="ASUS" w:date="2022-01-09T23:32:00Z">
            <w:rPr>
              <w:rFonts w:hint="eastAsia"/>
              <w:sz w:val="28"/>
              <w:szCs w:val="28"/>
            </w:rPr>
          </w:rPrChange>
        </w:rPr>
        <w:t>理和中医界的理是不一样的。我们</w:t>
      </w:r>
      <w:ins w:id="3491" w:author="KOU IVY" w:date="2022-01-09T00:00:00Z">
        <w:r>
          <w:rPr>
            <w:rFonts w:ascii="仿宋" w:eastAsia="仿宋" w:hAnsi="仿宋" w:cs="仿宋" w:hint="eastAsia"/>
            <w:sz w:val="32"/>
            <w:szCs w:val="32"/>
            <w:rPrChange w:id="3492" w:author="ASUS" w:date="2022-01-09T23:32:00Z">
              <w:rPr>
                <w:rFonts w:hint="eastAsia"/>
                <w:sz w:val="28"/>
                <w:szCs w:val="28"/>
              </w:rPr>
            </w:rPrChange>
          </w:rPr>
          <w:t>的</w:t>
        </w:r>
      </w:ins>
      <w:r>
        <w:rPr>
          <w:rFonts w:ascii="仿宋" w:eastAsia="仿宋" w:hAnsi="仿宋" w:cs="仿宋" w:hint="eastAsia"/>
          <w:sz w:val="32"/>
          <w:szCs w:val="32"/>
          <w:rPrChange w:id="3493" w:author="ASUS" w:date="2022-01-09T23:32:00Z">
            <w:rPr>
              <w:rFonts w:hint="eastAsia"/>
              <w:sz w:val="28"/>
              <w:szCs w:val="28"/>
            </w:rPr>
          </w:rPrChange>
        </w:rPr>
        <w:t>理是以元气</w:t>
      </w:r>
      <w:ins w:id="3494" w:author="KOU IVY" w:date="2022-01-09T00:00:00Z">
        <w:r>
          <w:rPr>
            <w:rFonts w:ascii="仿宋" w:eastAsia="仿宋" w:hAnsi="仿宋" w:cs="仿宋" w:hint="eastAsia"/>
            <w:sz w:val="32"/>
            <w:szCs w:val="32"/>
            <w:rPrChange w:id="3495" w:author="ASUS" w:date="2022-01-09T23:32:00Z">
              <w:rPr>
                <w:rFonts w:hint="eastAsia"/>
                <w:sz w:val="28"/>
                <w:szCs w:val="28"/>
              </w:rPr>
            </w:rPrChange>
          </w:rPr>
          <w:t>学说</w:t>
        </w:r>
      </w:ins>
      <w:r>
        <w:rPr>
          <w:rFonts w:ascii="仿宋" w:eastAsia="仿宋" w:hAnsi="仿宋" w:cs="仿宋" w:hint="eastAsia"/>
          <w:sz w:val="32"/>
          <w:szCs w:val="32"/>
          <w:rPrChange w:id="3496" w:author="ASUS" w:date="2022-01-09T23:32:00Z">
            <w:rPr>
              <w:rFonts w:hint="eastAsia"/>
              <w:sz w:val="28"/>
              <w:szCs w:val="28"/>
            </w:rPr>
          </w:rPrChange>
        </w:rPr>
        <w:t>为指导，</w:t>
      </w:r>
      <w:del w:id="3497" w:author="KOU IVY" w:date="2022-01-09T00:01:00Z">
        <w:r>
          <w:rPr>
            <w:rFonts w:ascii="仿宋" w:eastAsia="仿宋" w:hAnsi="仿宋" w:cs="仿宋" w:hint="eastAsia"/>
            <w:sz w:val="32"/>
            <w:szCs w:val="32"/>
            <w:rPrChange w:id="349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理法方药（我们理是元气</w:delText>
        </w:r>
      </w:del>
      <w:del w:id="3499" w:author="KOU IVY" w:date="2022-01-09T00:00:00Z">
        <w:r>
          <w:rPr>
            <w:rFonts w:ascii="仿宋" w:eastAsia="仿宋" w:hAnsi="仿宋" w:cs="仿宋" w:hint="eastAsia"/>
            <w:sz w:val="32"/>
            <w:szCs w:val="32"/>
            <w:rPrChange w:id="350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学说</w:delText>
        </w:r>
      </w:del>
      <w:del w:id="3501" w:author="KOU IVY" w:date="2022-01-09T00:01:00Z">
        <w:r>
          <w:rPr>
            <w:rFonts w:ascii="仿宋" w:eastAsia="仿宋" w:hAnsi="仿宋" w:cs="仿宋" w:hint="eastAsia"/>
            <w:sz w:val="32"/>
            <w:szCs w:val="32"/>
            <w:rPrChange w:id="350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，我们法呢？</w:delText>
        </w:r>
      </w:del>
      <w:r>
        <w:rPr>
          <w:rFonts w:ascii="仿宋" w:eastAsia="仿宋" w:hAnsi="仿宋" w:cs="仿宋" w:hint="eastAsia"/>
          <w:sz w:val="32"/>
          <w:szCs w:val="32"/>
          <w:rPrChange w:id="3503" w:author="ASUS" w:date="2022-01-09T23:32:00Z">
            <w:rPr>
              <w:rFonts w:hint="eastAsia"/>
              <w:sz w:val="28"/>
              <w:szCs w:val="28"/>
            </w:rPr>
          </w:rPrChange>
        </w:rPr>
        <w:t>以脉来形成</w:t>
      </w:r>
      <w:del w:id="3504" w:author="KOU IVY" w:date="2022-01-09T00:01:00Z">
        <w:r>
          <w:rPr>
            <w:rFonts w:ascii="仿宋" w:eastAsia="仿宋" w:hAnsi="仿宋" w:cs="仿宋" w:hint="eastAsia"/>
            <w:sz w:val="32"/>
            <w:szCs w:val="32"/>
            <w:rPrChange w:id="350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简</w:delText>
        </w:r>
      </w:del>
      <w:ins w:id="3506" w:author="KOU IVY" w:date="2022-01-09T00:01:00Z">
        <w:r>
          <w:rPr>
            <w:rFonts w:ascii="仿宋" w:eastAsia="仿宋" w:hAnsi="仿宋" w:cs="仿宋" w:hint="eastAsia"/>
            <w:sz w:val="32"/>
            <w:szCs w:val="32"/>
            <w:rPrChange w:id="3507" w:author="ASUS" w:date="2022-01-09T23:32:00Z">
              <w:rPr>
                <w:rFonts w:hint="eastAsia"/>
                <w:sz w:val="28"/>
                <w:szCs w:val="28"/>
              </w:rPr>
            </w:rPrChange>
          </w:rPr>
          <w:t>遣</w:t>
        </w:r>
      </w:ins>
      <w:r>
        <w:rPr>
          <w:rFonts w:ascii="仿宋" w:eastAsia="仿宋" w:hAnsi="仿宋" w:cs="仿宋" w:hint="eastAsia"/>
          <w:sz w:val="32"/>
          <w:szCs w:val="32"/>
          <w:rPrChange w:id="3508" w:author="ASUS" w:date="2022-01-09T23:32:00Z">
            <w:rPr>
              <w:rFonts w:hint="eastAsia"/>
              <w:sz w:val="28"/>
              <w:szCs w:val="28"/>
            </w:rPr>
          </w:rPrChange>
        </w:rPr>
        <w:t>方用药的法度，包括对剂量的规范</w:t>
      </w:r>
      <w:del w:id="3509" w:author="KOU IVY" w:date="2022-01-09T00:01:00Z">
        <w:r>
          <w:rPr>
            <w:rFonts w:ascii="仿宋" w:eastAsia="仿宋" w:hAnsi="仿宋" w:cs="仿宋" w:hint="eastAsia"/>
            <w:sz w:val="32"/>
            <w:szCs w:val="32"/>
            <w:rPrChange w:id="351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3511" w:author="KOU IVY" w:date="2022-01-09T00:01:00Z">
        <w:r>
          <w:rPr>
            <w:rFonts w:ascii="仿宋" w:eastAsia="仿宋" w:hAnsi="仿宋" w:cs="仿宋" w:hint="eastAsia"/>
            <w:sz w:val="32"/>
            <w:szCs w:val="32"/>
            <w:rPrChange w:id="3512" w:author="ASUS" w:date="2022-01-09T23:32:00Z">
              <w:rPr>
                <w:rFonts w:hint="eastAsia"/>
                <w:sz w:val="28"/>
                <w:szCs w:val="28"/>
              </w:rPr>
            </w:rPrChange>
          </w:rPr>
          <w:t>、</w:t>
        </w:r>
      </w:ins>
      <w:r>
        <w:rPr>
          <w:rFonts w:ascii="仿宋" w:eastAsia="仿宋" w:hAnsi="仿宋" w:cs="仿宋" w:hint="eastAsia"/>
          <w:sz w:val="32"/>
          <w:szCs w:val="32"/>
          <w:rPrChange w:id="3513" w:author="ASUS" w:date="2022-01-09T23:32:00Z">
            <w:rPr>
              <w:rFonts w:hint="eastAsia"/>
              <w:sz w:val="28"/>
              <w:szCs w:val="28"/>
            </w:rPr>
          </w:rPrChange>
        </w:rPr>
        <w:t>药物的选择</w:t>
      </w:r>
      <w:del w:id="3514" w:author="KOU IVY" w:date="2022-01-09T00:01:00Z">
        <w:r>
          <w:rPr>
            <w:rFonts w:ascii="仿宋" w:eastAsia="仿宋" w:hAnsi="仿宋" w:cs="仿宋" w:hint="eastAsia"/>
            <w:sz w:val="32"/>
            <w:szCs w:val="32"/>
            <w:rPrChange w:id="351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）</w:delText>
        </w:r>
      </w:del>
      <w:ins w:id="3516" w:author="KOU IVY" w:date="2022-01-09T00:01:00Z">
        <w:r>
          <w:rPr>
            <w:rFonts w:ascii="仿宋" w:eastAsia="仿宋" w:hAnsi="仿宋" w:cs="仿宋" w:hint="eastAsia"/>
            <w:sz w:val="32"/>
            <w:szCs w:val="32"/>
            <w:rPrChange w:id="3517" w:author="ASUS" w:date="2022-01-09T23:32:00Z">
              <w:rPr>
                <w:rFonts w:hint="eastAsia"/>
                <w:sz w:val="28"/>
                <w:szCs w:val="28"/>
              </w:rPr>
            </w:rPrChange>
          </w:rPr>
          <w:t>，</w:t>
        </w:r>
      </w:ins>
      <w:del w:id="3518" w:author="KOU IVY" w:date="2022-01-09T00:01:00Z">
        <w:r>
          <w:rPr>
            <w:rFonts w:ascii="仿宋" w:eastAsia="仿宋" w:hAnsi="仿宋" w:cs="仿宋" w:hint="eastAsia"/>
            <w:sz w:val="32"/>
            <w:szCs w:val="32"/>
            <w:rPrChange w:id="351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我们</w:delText>
        </w:r>
      </w:del>
      <w:del w:id="3520" w:author="KOU IVY" w:date="2022-01-09T00:02:00Z">
        <w:r>
          <w:rPr>
            <w:rFonts w:ascii="仿宋" w:eastAsia="仿宋" w:hAnsi="仿宋" w:cs="仿宋" w:hint="eastAsia"/>
            <w:sz w:val="32"/>
            <w:szCs w:val="32"/>
            <w:rPrChange w:id="352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这个</w:delText>
        </w:r>
      </w:del>
      <w:r>
        <w:rPr>
          <w:rFonts w:ascii="仿宋" w:eastAsia="仿宋" w:hAnsi="仿宋" w:cs="仿宋" w:hint="eastAsia"/>
          <w:sz w:val="32"/>
          <w:szCs w:val="32"/>
          <w:rPrChange w:id="3522" w:author="ASUS" w:date="2022-01-09T23:32:00Z">
            <w:rPr>
              <w:rFonts w:hint="eastAsia"/>
              <w:sz w:val="28"/>
              <w:szCs w:val="28"/>
            </w:rPr>
          </w:rPrChange>
        </w:rPr>
        <w:t>脉</w:t>
      </w:r>
      <w:ins w:id="3523" w:author="KOU IVY" w:date="2022-01-09T00:02:00Z">
        <w:r>
          <w:rPr>
            <w:rFonts w:ascii="仿宋" w:eastAsia="仿宋" w:hAnsi="仿宋" w:cs="仿宋" w:hint="eastAsia"/>
            <w:sz w:val="32"/>
            <w:szCs w:val="32"/>
            <w:rPrChange w:id="3524" w:author="ASUS" w:date="2022-01-09T23:32:00Z">
              <w:rPr>
                <w:rFonts w:hint="eastAsia"/>
                <w:sz w:val="28"/>
                <w:szCs w:val="28"/>
              </w:rPr>
            </w:rPrChange>
          </w:rPr>
          <w:t>法</w:t>
        </w:r>
      </w:ins>
      <w:r>
        <w:rPr>
          <w:rFonts w:ascii="仿宋" w:eastAsia="仿宋" w:hAnsi="仿宋" w:cs="仿宋" w:hint="eastAsia"/>
          <w:sz w:val="32"/>
          <w:szCs w:val="32"/>
          <w:rPrChange w:id="3525" w:author="ASUS" w:date="2022-01-09T23:32:00Z">
            <w:rPr>
              <w:rFonts w:hint="eastAsia"/>
              <w:sz w:val="28"/>
              <w:szCs w:val="28"/>
            </w:rPr>
          </w:rPrChange>
        </w:rPr>
        <w:t>始终围绕元气</w:t>
      </w:r>
      <w:del w:id="3526" w:author="KOU IVY" w:date="2022-01-09T00:02:00Z">
        <w:r>
          <w:rPr>
            <w:rFonts w:ascii="仿宋" w:eastAsia="仿宋" w:hAnsi="仿宋" w:cs="仿宋" w:hint="eastAsia"/>
            <w:sz w:val="32"/>
            <w:szCs w:val="32"/>
            <w:rPrChange w:id="352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来走的</w:delText>
        </w:r>
      </w:del>
      <w:r>
        <w:rPr>
          <w:rFonts w:ascii="仿宋" w:eastAsia="仿宋" w:hAnsi="仿宋" w:cs="仿宋" w:hint="eastAsia"/>
          <w:sz w:val="32"/>
          <w:szCs w:val="32"/>
          <w:rPrChange w:id="3528" w:author="ASUS" w:date="2022-01-09T23:32:00Z">
            <w:rPr>
              <w:rFonts w:hint="eastAsia"/>
              <w:sz w:val="28"/>
              <w:szCs w:val="28"/>
            </w:rPr>
          </w:rPrChange>
        </w:rPr>
        <w:t>，</w:t>
      </w:r>
      <w:del w:id="3529" w:author="KOU IVY" w:date="2022-01-09T00:02:00Z">
        <w:r>
          <w:rPr>
            <w:rFonts w:ascii="仿宋" w:eastAsia="仿宋" w:hAnsi="仿宋" w:cs="仿宋" w:hint="eastAsia"/>
            <w:sz w:val="32"/>
            <w:szCs w:val="32"/>
            <w:rPrChange w:id="353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当你把这两个搞完后，我们就</w:delText>
        </w:r>
      </w:del>
      <w:ins w:id="3531" w:author="KOU IVY" w:date="2022-01-09T00:02:00Z">
        <w:r>
          <w:rPr>
            <w:rFonts w:ascii="仿宋" w:eastAsia="仿宋" w:hAnsi="仿宋" w:cs="仿宋" w:hint="eastAsia"/>
            <w:sz w:val="32"/>
            <w:szCs w:val="32"/>
            <w:rPrChange w:id="3532" w:author="ASUS" w:date="2022-01-09T23:32:00Z">
              <w:rPr>
                <w:rFonts w:hint="eastAsia"/>
                <w:sz w:val="28"/>
                <w:szCs w:val="28"/>
              </w:rPr>
            </w:rPrChange>
          </w:rPr>
          <w:t>然后</w:t>
        </w:r>
      </w:ins>
      <w:r>
        <w:rPr>
          <w:rFonts w:ascii="仿宋" w:eastAsia="仿宋" w:hAnsi="仿宋" w:cs="仿宋" w:hint="eastAsia"/>
          <w:sz w:val="32"/>
          <w:szCs w:val="32"/>
          <w:rPrChange w:id="3533" w:author="ASUS" w:date="2022-01-09T23:32:00Z">
            <w:rPr>
              <w:rFonts w:hint="eastAsia"/>
              <w:sz w:val="28"/>
              <w:szCs w:val="28"/>
            </w:rPr>
          </w:rPrChange>
        </w:rPr>
        <w:t>形成</w:t>
      </w:r>
      <w:del w:id="3534" w:author="KOU IVY" w:date="2022-01-09T00:02:00Z">
        <w:r>
          <w:rPr>
            <w:rFonts w:ascii="仿宋" w:eastAsia="仿宋" w:hAnsi="仿宋" w:cs="仿宋" w:hint="eastAsia"/>
            <w:sz w:val="32"/>
            <w:szCs w:val="32"/>
            <w:rPrChange w:id="353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了</w:delText>
        </w:r>
      </w:del>
      <w:r>
        <w:rPr>
          <w:rFonts w:ascii="仿宋" w:eastAsia="仿宋" w:hAnsi="仿宋" w:cs="仿宋" w:hint="eastAsia"/>
          <w:sz w:val="32"/>
          <w:szCs w:val="32"/>
          <w:rPrChange w:id="3536" w:author="ASUS" w:date="2022-01-09T23:32:00Z">
            <w:rPr>
              <w:rFonts w:hint="eastAsia"/>
              <w:sz w:val="28"/>
              <w:szCs w:val="28"/>
            </w:rPr>
          </w:rPrChange>
        </w:rPr>
        <w:t>方，</w:t>
      </w:r>
      <w:ins w:id="3537" w:author="KOU IVY" w:date="2022-01-09T00:02:00Z">
        <w:r>
          <w:rPr>
            <w:rFonts w:ascii="仿宋" w:eastAsia="仿宋" w:hAnsi="仿宋" w:cs="仿宋" w:hint="eastAsia"/>
            <w:sz w:val="32"/>
            <w:szCs w:val="32"/>
            <w:rPrChange w:id="3538" w:author="ASUS" w:date="2022-01-09T23:32:00Z">
              <w:rPr>
                <w:rFonts w:hint="eastAsia"/>
                <w:sz w:val="28"/>
                <w:szCs w:val="28"/>
              </w:rPr>
            </w:rPrChange>
          </w:rPr>
          <w:t>是</w:t>
        </w:r>
      </w:ins>
      <w:del w:id="3539" w:author="KOU IVY" w:date="2022-01-09T00:02:00Z">
        <w:r>
          <w:rPr>
            <w:rFonts w:ascii="仿宋" w:eastAsia="仿宋" w:hAnsi="仿宋" w:cs="仿宋" w:hint="eastAsia"/>
            <w:sz w:val="32"/>
            <w:szCs w:val="32"/>
            <w:rPrChange w:id="354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要</w:delText>
        </w:r>
      </w:del>
      <w:r>
        <w:rPr>
          <w:rFonts w:ascii="仿宋" w:eastAsia="仿宋" w:hAnsi="仿宋" w:cs="仿宋" w:hint="eastAsia"/>
          <w:sz w:val="32"/>
          <w:szCs w:val="32"/>
          <w:rPrChange w:id="3541" w:author="ASUS" w:date="2022-01-09T23:32:00Z">
            <w:rPr>
              <w:rFonts w:hint="eastAsia"/>
              <w:sz w:val="28"/>
              <w:szCs w:val="28"/>
            </w:rPr>
          </w:rPrChange>
        </w:rPr>
        <w:t>方从法出，方是</w:t>
      </w:r>
      <w:del w:id="3542" w:author="KOU IVY" w:date="2022-01-09T00:02:00Z">
        <w:r>
          <w:rPr>
            <w:rFonts w:ascii="仿宋" w:eastAsia="仿宋" w:hAnsi="仿宋" w:cs="仿宋" w:hint="eastAsia"/>
            <w:sz w:val="32"/>
            <w:szCs w:val="32"/>
            <w:rPrChange w:id="354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（</w:delText>
        </w:r>
      </w:del>
      <w:r>
        <w:rPr>
          <w:rFonts w:ascii="仿宋" w:eastAsia="仿宋" w:hAnsi="仿宋" w:cs="仿宋" w:hint="eastAsia"/>
          <w:sz w:val="32"/>
          <w:szCs w:val="32"/>
          <w:rPrChange w:id="3544" w:author="ASUS" w:date="2022-01-09T23:32:00Z">
            <w:rPr>
              <w:rFonts w:hint="eastAsia"/>
              <w:sz w:val="28"/>
              <w:szCs w:val="28"/>
            </w:rPr>
          </w:rPrChange>
        </w:rPr>
        <w:t>五方</w:t>
      </w:r>
      <w:ins w:id="3545" w:author="KOU IVY" w:date="2022-01-09T00:02:00Z">
        <w:r>
          <w:rPr>
            <w:rFonts w:ascii="仿宋" w:eastAsia="仿宋" w:hAnsi="仿宋" w:cs="仿宋" w:hint="eastAsia"/>
            <w:sz w:val="32"/>
            <w:szCs w:val="32"/>
            <w:rPrChange w:id="3546" w:author="ASUS" w:date="2022-01-09T23:32:00Z">
              <w:rPr>
                <w:rFonts w:hint="eastAsia"/>
                <w:sz w:val="28"/>
                <w:szCs w:val="28"/>
              </w:rPr>
            </w:rPrChange>
          </w:rPr>
          <w:t>、</w:t>
        </w:r>
      </w:ins>
      <w:ins w:id="3547" w:author="KOU IVY" w:date="2022-01-09T00:03:00Z">
        <w:r>
          <w:rPr>
            <w:rFonts w:ascii="仿宋" w:eastAsia="仿宋" w:hAnsi="仿宋" w:cs="仿宋" w:hint="eastAsia"/>
            <w:sz w:val="32"/>
            <w:szCs w:val="32"/>
            <w:rPrChange w:id="3548" w:author="ASUS" w:date="2022-01-09T23:32:00Z">
              <w:rPr>
                <w:rFonts w:hint="eastAsia"/>
                <w:sz w:val="28"/>
                <w:szCs w:val="28"/>
              </w:rPr>
            </w:rPrChange>
          </w:rPr>
          <w:t>是</w:t>
        </w:r>
      </w:ins>
      <w:del w:id="3549" w:author="KOU IVY" w:date="2022-01-09T00:02:00Z">
        <w:r>
          <w:rPr>
            <w:rFonts w:ascii="仿宋" w:eastAsia="仿宋" w:hAnsi="仿宋" w:cs="仿宋" w:hint="eastAsia"/>
            <w:sz w:val="32"/>
            <w:szCs w:val="32"/>
            <w:rPrChange w:id="355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r>
        <w:rPr>
          <w:rFonts w:ascii="仿宋" w:eastAsia="仿宋" w:hAnsi="仿宋" w:cs="仿宋" w:hint="eastAsia"/>
          <w:sz w:val="32"/>
          <w:szCs w:val="32"/>
          <w:rPrChange w:id="3551" w:author="ASUS" w:date="2022-01-09T23:32:00Z">
            <w:rPr>
              <w:rFonts w:hint="eastAsia"/>
              <w:sz w:val="28"/>
              <w:szCs w:val="28"/>
            </w:rPr>
          </w:rPrChange>
        </w:rPr>
        <w:t>空间</w:t>
      </w:r>
      <w:del w:id="3552" w:author="KOU IVY" w:date="2022-01-09T00:03:00Z">
        <w:r>
          <w:rPr>
            <w:rFonts w:ascii="仿宋" w:eastAsia="仿宋" w:hAnsi="仿宋" w:cs="仿宋" w:hint="eastAsia"/>
            <w:sz w:val="32"/>
            <w:szCs w:val="32"/>
            <w:rPrChange w:id="355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）</w:delText>
        </w:r>
      </w:del>
      <w:ins w:id="3554" w:author="KOU IVY" w:date="2022-01-09T00:03:00Z">
        <w:r>
          <w:rPr>
            <w:rFonts w:ascii="仿宋" w:eastAsia="仿宋" w:hAnsi="仿宋" w:cs="仿宋" w:hint="eastAsia"/>
            <w:sz w:val="32"/>
            <w:szCs w:val="32"/>
            <w:rPrChange w:id="3555" w:author="ASUS" w:date="2022-01-09T23:32:00Z">
              <w:rPr>
                <w:rFonts w:hint="eastAsia"/>
                <w:sz w:val="28"/>
                <w:szCs w:val="28"/>
              </w:rPr>
            </w:rPrChange>
          </w:rPr>
          <w:t>，</w:t>
        </w:r>
      </w:ins>
      <w:r>
        <w:rPr>
          <w:rFonts w:ascii="仿宋" w:eastAsia="仿宋" w:hAnsi="仿宋" w:cs="仿宋" w:hint="eastAsia"/>
          <w:sz w:val="32"/>
          <w:szCs w:val="32"/>
          <w:rPrChange w:id="3556" w:author="ASUS" w:date="2022-01-09T23:32:00Z">
            <w:rPr>
              <w:rFonts w:hint="eastAsia"/>
              <w:sz w:val="28"/>
              <w:szCs w:val="28"/>
            </w:rPr>
          </w:rPrChange>
        </w:rPr>
        <w:t>方要开</w:t>
      </w:r>
      <w:del w:id="3557" w:author="KOU IVY" w:date="2022-01-09T00:03:00Z">
        <w:r>
          <w:rPr>
            <w:rFonts w:ascii="仿宋" w:eastAsia="仿宋" w:hAnsi="仿宋" w:cs="仿宋" w:hint="eastAsia"/>
            <w:sz w:val="32"/>
            <w:szCs w:val="32"/>
            <w:rPrChange w:id="355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来</w:delText>
        </w:r>
      </w:del>
      <w:ins w:id="3559" w:author="KOU IVY" w:date="2022-01-09T00:03:00Z">
        <w:r>
          <w:rPr>
            <w:rFonts w:ascii="仿宋" w:eastAsia="仿宋" w:hAnsi="仿宋" w:cs="仿宋" w:hint="eastAsia"/>
            <w:sz w:val="32"/>
            <w:szCs w:val="32"/>
            <w:rPrChange w:id="3560" w:author="ASUS" w:date="2022-01-09T23:32:00Z">
              <w:rPr>
                <w:rFonts w:hint="eastAsia"/>
                <w:sz w:val="28"/>
                <w:szCs w:val="28"/>
              </w:rPr>
            </w:rPrChange>
          </w:rPr>
          <w:t>的</w:t>
        </w:r>
      </w:ins>
      <w:r>
        <w:rPr>
          <w:rFonts w:ascii="仿宋" w:eastAsia="仿宋" w:hAnsi="仿宋" w:cs="仿宋" w:hint="eastAsia"/>
          <w:sz w:val="32"/>
          <w:szCs w:val="32"/>
          <w:rPrChange w:id="3561" w:author="ASUS" w:date="2022-01-09T23:32:00Z">
            <w:rPr>
              <w:rFonts w:hint="eastAsia"/>
              <w:sz w:val="28"/>
              <w:szCs w:val="28"/>
            </w:rPr>
          </w:rPrChange>
        </w:rPr>
        <w:t>合法，</w:t>
      </w:r>
      <w:del w:id="3562" w:author="KOU IVY" w:date="2022-01-09T00:03:00Z">
        <w:r>
          <w:rPr>
            <w:rFonts w:ascii="仿宋" w:eastAsia="仿宋" w:hAnsi="仿宋" w:cs="仿宋" w:hint="eastAsia"/>
            <w:sz w:val="32"/>
            <w:szCs w:val="32"/>
            <w:rPrChange w:id="356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方</w:delText>
        </w:r>
      </w:del>
      <w:r>
        <w:rPr>
          <w:rFonts w:ascii="仿宋" w:eastAsia="仿宋" w:hAnsi="仿宋" w:cs="仿宋" w:hint="eastAsia"/>
          <w:sz w:val="32"/>
          <w:szCs w:val="32"/>
          <w:rPrChange w:id="3564" w:author="ASUS" w:date="2022-01-09T23:32:00Z">
            <w:rPr>
              <w:rFonts w:hint="eastAsia"/>
              <w:sz w:val="28"/>
              <w:szCs w:val="28"/>
            </w:rPr>
          </w:rPrChange>
        </w:rPr>
        <w:t>说白了，就是</w:t>
      </w:r>
      <w:ins w:id="3565" w:author="KOU IVY" w:date="2022-01-09T00:03:00Z">
        <w:r>
          <w:rPr>
            <w:rFonts w:ascii="仿宋" w:eastAsia="仿宋" w:hAnsi="仿宋" w:cs="仿宋" w:hint="eastAsia"/>
            <w:sz w:val="32"/>
            <w:szCs w:val="32"/>
            <w:rPrChange w:id="3566" w:author="ASUS" w:date="2022-01-09T23:32:00Z">
              <w:rPr>
                <w:rFonts w:hint="eastAsia"/>
                <w:sz w:val="28"/>
                <w:szCs w:val="28"/>
              </w:rPr>
            </w:rPrChange>
          </w:rPr>
          <w:t>方</w:t>
        </w:r>
      </w:ins>
      <w:r>
        <w:rPr>
          <w:rFonts w:ascii="仿宋" w:eastAsia="仿宋" w:hAnsi="仿宋" w:cs="仿宋" w:hint="eastAsia"/>
          <w:sz w:val="32"/>
          <w:szCs w:val="32"/>
          <w:rPrChange w:id="3567" w:author="ASUS" w:date="2022-01-09T23:32:00Z">
            <w:rPr>
              <w:rFonts w:hint="eastAsia"/>
              <w:sz w:val="28"/>
              <w:szCs w:val="28"/>
            </w:rPr>
          </w:rPrChange>
        </w:rPr>
        <w:t>要有组合，现在叫</w:t>
      </w:r>
      <w:del w:id="3568" w:author="KOU IVY" w:date="2022-01-09T00:03:00Z">
        <w:r>
          <w:rPr>
            <w:rFonts w:ascii="仿宋" w:eastAsia="仿宋" w:hAnsi="仿宋" w:cs="仿宋" w:hint="eastAsia"/>
            <w:sz w:val="32"/>
            <w:szCs w:val="32"/>
            <w:rPrChange w:id="356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症</w:delText>
        </w:r>
      </w:del>
      <w:ins w:id="3570" w:author="KOU IVY" w:date="2022-01-09T00:03:00Z">
        <w:r>
          <w:rPr>
            <w:rFonts w:ascii="仿宋" w:eastAsia="仿宋" w:hAnsi="仿宋" w:cs="仿宋" w:hint="eastAsia"/>
            <w:sz w:val="32"/>
            <w:szCs w:val="32"/>
            <w:rPrChange w:id="3571" w:author="ASUS" w:date="2022-01-09T23:32:00Z">
              <w:rPr>
                <w:rFonts w:hint="eastAsia"/>
                <w:sz w:val="28"/>
                <w:szCs w:val="28"/>
              </w:rPr>
            </w:rPrChange>
          </w:rPr>
          <w:t>阵</w:t>
        </w:r>
      </w:ins>
      <w:del w:id="3572" w:author="KOU IVY" w:date="2022-01-09T00:03:00Z">
        <w:r>
          <w:rPr>
            <w:rFonts w:ascii="仿宋" w:eastAsia="仿宋" w:hAnsi="仿宋" w:cs="仿宋" w:hint="eastAsia"/>
            <w:sz w:val="32"/>
            <w:szCs w:val="32"/>
            <w:rPrChange w:id="357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3574" w:author="KOU IVY" w:date="2022-01-09T00:03:00Z">
        <w:r>
          <w:rPr>
            <w:rFonts w:ascii="仿宋" w:eastAsia="仿宋" w:hAnsi="仿宋" w:cs="仿宋" w:hint="eastAsia"/>
            <w:sz w:val="32"/>
            <w:szCs w:val="32"/>
            <w:rPrChange w:id="3575" w:author="ASUS" w:date="2022-01-09T23:32:00Z">
              <w:rPr>
                <w:rFonts w:hint="eastAsia"/>
                <w:sz w:val="28"/>
                <w:szCs w:val="28"/>
              </w:rPr>
            </w:rPrChange>
          </w:rPr>
          <w:t>、</w:t>
        </w:r>
      </w:ins>
      <w:r>
        <w:rPr>
          <w:rFonts w:ascii="仿宋" w:eastAsia="仿宋" w:hAnsi="仿宋" w:cs="仿宋" w:hint="eastAsia"/>
          <w:sz w:val="32"/>
          <w:szCs w:val="32"/>
          <w:rPrChange w:id="3576" w:author="ASUS" w:date="2022-01-09T23:32:00Z">
            <w:rPr>
              <w:rFonts w:hint="eastAsia"/>
              <w:sz w:val="28"/>
              <w:szCs w:val="28"/>
            </w:rPr>
          </w:rPrChange>
        </w:rPr>
        <w:t>各种</w:t>
      </w:r>
      <w:ins w:id="3577" w:author="KOU IVY" w:date="2022-01-09T00:04:00Z">
        <w:r>
          <w:rPr>
            <w:rFonts w:ascii="仿宋" w:eastAsia="仿宋" w:hAnsi="仿宋" w:cs="仿宋" w:hint="eastAsia"/>
            <w:sz w:val="32"/>
            <w:szCs w:val="32"/>
            <w:rPrChange w:id="3578" w:author="ASUS" w:date="2022-01-09T23:32:00Z">
              <w:rPr>
                <w:rFonts w:hint="eastAsia"/>
                <w:sz w:val="28"/>
                <w:szCs w:val="28"/>
              </w:rPr>
            </w:rPrChange>
          </w:rPr>
          <w:t>阵</w:t>
        </w:r>
      </w:ins>
      <w:del w:id="3579" w:author="KOU IVY" w:date="2022-01-09T00:03:00Z">
        <w:r>
          <w:rPr>
            <w:rFonts w:ascii="仿宋" w:eastAsia="仿宋" w:hAnsi="仿宋" w:cs="仿宋" w:hint="eastAsia"/>
            <w:sz w:val="32"/>
            <w:szCs w:val="32"/>
            <w:rPrChange w:id="358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症</w:delText>
        </w:r>
      </w:del>
      <w:r>
        <w:rPr>
          <w:rFonts w:ascii="仿宋" w:eastAsia="仿宋" w:hAnsi="仿宋" w:cs="仿宋" w:hint="eastAsia"/>
          <w:sz w:val="32"/>
          <w:szCs w:val="32"/>
          <w:rPrChange w:id="3581" w:author="ASUS" w:date="2022-01-09T23:32:00Z">
            <w:rPr>
              <w:rFonts w:hint="eastAsia"/>
              <w:sz w:val="28"/>
              <w:szCs w:val="28"/>
            </w:rPr>
          </w:rPrChange>
        </w:rPr>
        <w:t>法，叫步兵。把这些药组合起来要打仗，这才叫</w:t>
      </w:r>
      <w:ins w:id="3582" w:author="KOU IVY" w:date="2022-01-09T22:33:00Z">
        <w:r>
          <w:rPr>
            <w:rFonts w:ascii="仿宋" w:eastAsia="仿宋" w:hAnsi="仿宋" w:cs="仿宋" w:hint="eastAsia"/>
            <w:b/>
            <w:bCs/>
            <w:sz w:val="32"/>
            <w:szCs w:val="32"/>
            <w:rPrChange w:id="3583" w:author="ASUS" w:date="2022-01-09T23:32:00Z">
              <w:rPr>
                <w:rFonts w:hint="eastAsia"/>
                <w:sz w:val="28"/>
                <w:szCs w:val="28"/>
              </w:rPr>
            </w:rPrChange>
          </w:rPr>
          <w:t>制</w:t>
        </w:r>
      </w:ins>
      <w:del w:id="3584" w:author="KOU IVY" w:date="2022-01-09T22:33:00Z">
        <w:r>
          <w:rPr>
            <w:rFonts w:ascii="仿宋" w:eastAsia="仿宋" w:hAnsi="仿宋" w:cs="仿宋" w:hint="eastAsia"/>
            <w:b/>
            <w:bCs/>
            <w:sz w:val="32"/>
            <w:szCs w:val="32"/>
            <w:rPrChange w:id="358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治</w:delText>
        </w:r>
      </w:del>
      <w:r>
        <w:rPr>
          <w:rFonts w:ascii="仿宋" w:eastAsia="仿宋" w:hAnsi="仿宋" w:cs="仿宋" w:hint="eastAsia"/>
          <w:b/>
          <w:bCs/>
          <w:sz w:val="32"/>
          <w:szCs w:val="32"/>
          <w:rPrChange w:id="3586" w:author="ASUS" w:date="2022-01-09T23:32:00Z">
            <w:rPr>
              <w:rFonts w:hint="eastAsia"/>
              <w:sz w:val="28"/>
              <w:szCs w:val="28"/>
            </w:rPr>
          </w:rPrChange>
        </w:rPr>
        <w:t>方</w:t>
      </w:r>
      <w:del w:id="3587" w:author="KOU IVY" w:date="2022-01-09T00:04:00Z">
        <w:r>
          <w:rPr>
            <w:rFonts w:ascii="仿宋" w:eastAsia="仿宋" w:hAnsi="仿宋" w:cs="仿宋" w:hint="eastAsia"/>
            <w:sz w:val="32"/>
            <w:szCs w:val="32"/>
            <w:rPrChange w:id="358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（比如：我们把</w:delText>
        </w:r>
      </w:del>
      <w:ins w:id="3589" w:author="KOU IVY" w:date="2022-01-09T00:04:00Z">
        <w:r>
          <w:rPr>
            <w:rFonts w:ascii="仿宋" w:eastAsia="仿宋" w:hAnsi="仿宋" w:cs="仿宋" w:hint="eastAsia"/>
            <w:sz w:val="32"/>
            <w:szCs w:val="32"/>
            <w:rPrChange w:id="3590" w:author="ASUS" w:date="2022-01-09T23:32:00Z">
              <w:rPr>
                <w:rFonts w:hint="eastAsia"/>
                <w:sz w:val="28"/>
                <w:szCs w:val="28"/>
              </w:rPr>
            </w:rPrChange>
          </w:rPr>
          <w:t>。如</w:t>
        </w:r>
      </w:ins>
      <w:r>
        <w:rPr>
          <w:rFonts w:ascii="仿宋" w:eastAsia="仿宋" w:hAnsi="仿宋" w:cs="仿宋" w:hint="eastAsia"/>
          <w:sz w:val="32"/>
          <w:szCs w:val="32"/>
          <w:rPrChange w:id="3591" w:author="ASUS" w:date="2022-01-09T23:32:00Z">
            <w:rPr>
              <w:rFonts w:hint="eastAsia"/>
              <w:sz w:val="28"/>
              <w:szCs w:val="28"/>
            </w:rPr>
          </w:rPrChange>
        </w:rPr>
        <w:t>脉空，</w:t>
      </w:r>
      <w:ins w:id="3592" w:author="KOU IVY" w:date="2022-01-09T00:05:00Z">
        <w:r>
          <w:rPr>
            <w:rFonts w:ascii="仿宋" w:eastAsia="仿宋" w:hAnsi="仿宋" w:cs="仿宋" w:hint="eastAsia"/>
            <w:sz w:val="32"/>
            <w:szCs w:val="32"/>
            <w:rPrChange w:id="3593" w:author="ASUS" w:date="2022-01-09T23:32:00Z">
              <w:rPr>
                <w:rFonts w:hint="eastAsia"/>
                <w:sz w:val="28"/>
                <w:szCs w:val="28"/>
              </w:rPr>
            </w:rPrChange>
          </w:rPr>
          <w:t>就要给</w:t>
        </w:r>
      </w:ins>
      <w:del w:id="3594" w:author="KOU IVY" w:date="2022-01-09T00:04:00Z">
        <w:r>
          <w:rPr>
            <w:rFonts w:ascii="仿宋" w:eastAsia="仿宋" w:hAnsi="仿宋" w:cs="仿宋" w:hint="eastAsia"/>
            <w:sz w:val="32"/>
            <w:szCs w:val="32"/>
            <w:rPrChange w:id="359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知道这个</w:delText>
        </w:r>
      </w:del>
      <w:r>
        <w:rPr>
          <w:rFonts w:ascii="仿宋" w:eastAsia="仿宋" w:hAnsi="仿宋" w:cs="仿宋" w:hint="eastAsia"/>
          <w:sz w:val="32"/>
          <w:szCs w:val="32"/>
          <w:rPrChange w:id="3596" w:author="ASUS" w:date="2022-01-09T23:32:00Z">
            <w:rPr>
              <w:rFonts w:hint="eastAsia"/>
              <w:sz w:val="28"/>
              <w:szCs w:val="28"/>
            </w:rPr>
          </w:rPrChange>
        </w:rPr>
        <w:t>病人</w:t>
      </w:r>
      <w:del w:id="3597" w:author="KOU IVY" w:date="2022-01-09T00:05:00Z">
        <w:r>
          <w:rPr>
            <w:rFonts w:ascii="仿宋" w:eastAsia="仿宋" w:hAnsi="仿宋" w:cs="仿宋" w:hint="eastAsia"/>
            <w:sz w:val="32"/>
            <w:szCs w:val="32"/>
            <w:rPrChange w:id="359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要</w:delText>
        </w:r>
      </w:del>
      <w:r>
        <w:rPr>
          <w:rFonts w:ascii="仿宋" w:eastAsia="仿宋" w:hAnsi="仿宋" w:cs="仿宋" w:hint="eastAsia"/>
          <w:sz w:val="32"/>
          <w:szCs w:val="32"/>
          <w:rPrChange w:id="3599" w:author="ASUS" w:date="2022-01-09T23:32:00Z">
            <w:rPr>
              <w:rFonts w:hint="eastAsia"/>
              <w:sz w:val="28"/>
              <w:szCs w:val="28"/>
            </w:rPr>
          </w:rPrChange>
        </w:rPr>
        <w:t>调气血，</w:t>
      </w:r>
      <w:ins w:id="3600" w:author="KOU IVY" w:date="2022-01-09T00:05:00Z">
        <w:r>
          <w:rPr>
            <w:rFonts w:ascii="仿宋" w:eastAsia="仿宋" w:hAnsi="仿宋" w:cs="仿宋" w:hint="eastAsia"/>
            <w:sz w:val="32"/>
            <w:szCs w:val="32"/>
            <w:rPrChange w:id="3601" w:author="ASUS" w:date="2022-01-09T23:32:00Z">
              <w:rPr>
                <w:rFonts w:hint="eastAsia"/>
                <w:sz w:val="28"/>
                <w:szCs w:val="28"/>
              </w:rPr>
            </w:rPrChange>
          </w:rPr>
          <w:t>就开</w:t>
        </w:r>
      </w:ins>
      <w:r>
        <w:rPr>
          <w:rFonts w:ascii="仿宋" w:eastAsia="仿宋" w:hAnsi="仿宋" w:cs="仿宋" w:hint="eastAsia"/>
          <w:sz w:val="32"/>
          <w:szCs w:val="32"/>
          <w:rPrChange w:id="3602" w:author="ASUS" w:date="2022-01-09T23:32:00Z">
            <w:rPr>
              <w:rFonts w:hint="eastAsia"/>
              <w:sz w:val="28"/>
              <w:szCs w:val="28"/>
            </w:rPr>
          </w:rPrChange>
        </w:rPr>
        <w:t>方</w:t>
      </w:r>
      <w:del w:id="3603" w:author="KOU IVY" w:date="2022-01-09T00:05:00Z">
        <w:r>
          <w:rPr>
            <w:rFonts w:ascii="仿宋" w:eastAsia="仿宋" w:hAnsi="仿宋" w:cs="仿宋" w:hint="eastAsia"/>
            <w:sz w:val="32"/>
            <w:szCs w:val="32"/>
            <w:rPrChange w:id="360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就出来</w:delText>
        </w:r>
      </w:del>
      <w:r>
        <w:rPr>
          <w:rFonts w:ascii="仿宋" w:eastAsia="仿宋" w:hAnsi="仿宋" w:cs="仿宋" w:hint="eastAsia"/>
          <w:sz w:val="32"/>
          <w:szCs w:val="32"/>
          <w:rPrChange w:id="3605" w:author="ASUS" w:date="2022-01-09T23:32:00Z">
            <w:rPr>
              <w:rFonts w:hint="eastAsia"/>
              <w:sz w:val="28"/>
              <w:szCs w:val="28"/>
            </w:rPr>
          </w:rPrChange>
        </w:rPr>
        <w:t>，</w:t>
      </w:r>
      <w:del w:id="3606" w:author="KOU IVY" w:date="2022-01-09T00:05:00Z">
        <w:r>
          <w:rPr>
            <w:rFonts w:ascii="仿宋" w:eastAsia="仿宋" w:hAnsi="仿宋" w:cs="仿宋" w:hint="eastAsia"/>
            <w:sz w:val="32"/>
            <w:szCs w:val="32"/>
            <w:rPrChange w:id="360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方就是我们要</w:delText>
        </w:r>
      </w:del>
      <w:del w:id="3608" w:author="KOU IVY" w:date="2022-01-09T00:06:00Z">
        <w:r>
          <w:rPr>
            <w:rFonts w:ascii="仿宋" w:eastAsia="仿宋" w:hAnsi="仿宋" w:cs="仿宋" w:hint="eastAsia"/>
            <w:sz w:val="32"/>
            <w:szCs w:val="32"/>
            <w:rPrChange w:id="360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调气血，我们</w:delText>
        </w:r>
      </w:del>
      <w:r>
        <w:rPr>
          <w:rFonts w:ascii="仿宋" w:eastAsia="仿宋" w:hAnsi="仿宋" w:cs="仿宋" w:hint="eastAsia"/>
          <w:sz w:val="32"/>
          <w:szCs w:val="32"/>
          <w:rPrChange w:id="3610" w:author="ASUS" w:date="2022-01-09T23:32:00Z">
            <w:rPr>
              <w:rFonts w:hint="eastAsia"/>
              <w:sz w:val="28"/>
              <w:szCs w:val="28"/>
            </w:rPr>
          </w:rPrChange>
        </w:rPr>
        <w:t>组成一个调整气血的方阵，</w:t>
      </w:r>
      <w:del w:id="3611" w:author="KOU IVY" w:date="2022-01-09T00:06:00Z">
        <w:r>
          <w:rPr>
            <w:rFonts w:ascii="仿宋" w:eastAsia="仿宋" w:hAnsi="仿宋" w:cs="仿宋" w:hint="eastAsia"/>
            <w:sz w:val="32"/>
            <w:szCs w:val="32"/>
            <w:rPrChange w:id="361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这时我们要看</w:delText>
        </w:r>
      </w:del>
      <w:ins w:id="3613" w:author="KOU IVY" w:date="2022-01-09T00:06:00Z">
        <w:r>
          <w:rPr>
            <w:rFonts w:ascii="仿宋" w:eastAsia="仿宋" w:hAnsi="仿宋" w:cs="仿宋" w:hint="eastAsia"/>
            <w:sz w:val="32"/>
            <w:szCs w:val="32"/>
            <w:rPrChange w:id="3614" w:author="ASUS" w:date="2022-01-09T23:32:00Z">
              <w:rPr>
                <w:rFonts w:hint="eastAsia"/>
                <w:sz w:val="28"/>
                <w:szCs w:val="28"/>
              </w:rPr>
            </w:rPrChange>
          </w:rPr>
          <w:t>然后</w:t>
        </w:r>
      </w:ins>
      <w:r>
        <w:rPr>
          <w:rFonts w:ascii="仿宋" w:eastAsia="仿宋" w:hAnsi="仿宋" w:cs="仿宋" w:hint="eastAsia"/>
          <w:sz w:val="32"/>
          <w:szCs w:val="32"/>
          <w:rPrChange w:id="3615" w:author="ASUS" w:date="2022-01-09T23:32:00Z">
            <w:rPr>
              <w:rFonts w:hint="eastAsia"/>
              <w:sz w:val="28"/>
              <w:szCs w:val="28"/>
            </w:rPr>
          </w:rPrChange>
        </w:rPr>
        <w:t>选药</w:t>
      </w:r>
      <w:del w:id="3616" w:author="KOU IVY" w:date="2022-01-09T00:06:00Z">
        <w:r>
          <w:rPr>
            <w:rFonts w:ascii="仿宋" w:eastAsia="仿宋" w:hAnsi="仿宋" w:cs="仿宋" w:hint="eastAsia"/>
            <w:sz w:val="32"/>
            <w:szCs w:val="32"/>
            <w:rPrChange w:id="361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，再考虑选药哪些拿来</w:delText>
        </w:r>
      </w:del>
      <w:r>
        <w:rPr>
          <w:rFonts w:ascii="仿宋" w:eastAsia="仿宋" w:hAnsi="仿宋" w:cs="仿宋" w:hint="eastAsia"/>
          <w:sz w:val="32"/>
          <w:szCs w:val="32"/>
          <w:rPrChange w:id="3618" w:author="ASUS" w:date="2022-01-09T23:32:00Z">
            <w:rPr>
              <w:rFonts w:hint="eastAsia"/>
              <w:sz w:val="28"/>
              <w:szCs w:val="28"/>
            </w:rPr>
          </w:rPrChange>
        </w:rPr>
        <w:t>组合</w:t>
      </w:r>
      <w:del w:id="3619" w:author="KOU IVY" w:date="2022-01-09T00:06:00Z">
        <w:r>
          <w:rPr>
            <w:rFonts w:ascii="仿宋" w:eastAsia="仿宋" w:hAnsi="仿宋" w:cs="仿宋" w:hint="eastAsia"/>
            <w:sz w:val="32"/>
            <w:szCs w:val="32"/>
            <w:rPrChange w:id="362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）</w:delText>
        </w:r>
      </w:del>
      <w:ins w:id="3621" w:author="KOU IVY" w:date="2022-01-09T00:06:00Z">
        <w:r>
          <w:rPr>
            <w:rFonts w:ascii="仿宋" w:eastAsia="仿宋" w:hAnsi="仿宋" w:cs="仿宋" w:hint="eastAsia"/>
            <w:sz w:val="32"/>
            <w:szCs w:val="32"/>
            <w:rPrChange w:id="3622" w:author="ASUS" w:date="2022-01-09T23:32:00Z">
              <w:rPr>
                <w:rFonts w:hint="eastAsia"/>
                <w:sz w:val="28"/>
                <w:szCs w:val="28"/>
              </w:rPr>
            </w:rPrChange>
          </w:rPr>
          <w:t>，</w:t>
        </w:r>
      </w:ins>
      <w:r>
        <w:rPr>
          <w:rFonts w:ascii="仿宋" w:eastAsia="仿宋" w:hAnsi="仿宋" w:cs="仿宋" w:hint="eastAsia"/>
          <w:sz w:val="32"/>
          <w:szCs w:val="32"/>
          <w:rPrChange w:id="3623" w:author="ASUS" w:date="2022-01-09T23:32:00Z">
            <w:rPr>
              <w:rFonts w:hint="eastAsia"/>
              <w:sz w:val="28"/>
              <w:szCs w:val="28"/>
            </w:rPr>
          </w:rPrChange>
        </w:rPr>
        <w:t>这</w:t>
      </w:r>
      <w:del w:id="3624" w:author="KOU IVY" w:date="2022-01-09T00:06:00Z">
        <w:r>
          <w:rPr>
            <w:rFonts w:ascii="仿宋" w:eastAsia="仿宋" w:hAnsi="仿宋" w:cs="仿宋" w:hint="eastAsia"/>
            <w:sz w:val="32"/>
            <w:szCs w:val="32"/>
            <w:rPrChange w:id="362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个</w:delText>
        </w:r>
      </w:del>
      <w:r>
        <w:rPr>
          <w:rFonts w:ascii="仿宋" w:eastAsia="仿宋" w:hAnsi="仿宋" w:cs="仿宋" w:hint="eastAsia"/>
          <w:sz w:val="32"/>
          <w:szCs w:val="32"/>
          <w:rPrChange w:id="3626" w:author="ASUS" w:date="2022-01-09T23:32:00Z">
            <w:rPr>
              <w:rFonts w:hint="eastAsia"/>
              <w:sz w:val="28"/>
              <w:szCs w:val="28"/>
            </w:rPr>
          </w:rPrChange>
        </w:rPr>
        <w:t>才叫中医</w:t>
      </w:r>
      <w:del w:id="3627" w:author="KOU IVY" w:date="2022-01-09T00:06:00Z">
        <w:r>
          <w:rPr>
            <w:rFonts w:ascii="仿宋" w:eastAsia="仿宋" w:hAnsi="仿宋" w:cs="仿宋" w:hint="eastAsia"/>
            <w:sz w:val="32"/>
            <w:szCs w:val="32"/>
            <w:rPrChange w:id="362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3629" w:author="KOU IVY" w:date="2022-01-09T00:06:00Z">
        <w:r>
          <w:rPr>
            <w:rFonts w:ascii="仿宋" w:eastAsia="仿宋" w:hAnsi="仿宋" w:cs="仿宋" w:hint="eastAsia"/>
            <w:sz w:val="32"/>
            <w:szCs w:val="32"/>
            <w:rPrChange w:id="3630" w:author="ASUS" w:date="2022-01-09T23:32:00Z">
              <w:rPr>
                <w:rFonts w:hint="eastAsia"/>
                <w:sz w:val="28"/>
                <w:szCs w:val="28"/>
              </w:rPr>
            </w:rPrChange>
          </w:rPr>
          <w:t>的</w:t>
        </w:r>
      </w:ins>
      <w:r>
        <w:rPr>
          <w:rFonts w:ascii="仿宋" w:eastAsia="仿宋" w:hAnsi="仿宋" w:cs="仿宋" w:hint="eastAsia"/>
          <w:sz w:val="32"/>
          <w:szCs w:val="32"/>
          <w:rPrChange w:id="3631" w:author="ASUS" w:date="2022-01-09T23:32:00Z">
            <w:rPr>
              <w:rFonts w:hint="eastAsia"/>
              <w:sz w:val="28"/>
              <w:szCs w:val="28"/>
            </w:rPr>
          </w:rPrChange>
        </w:rPr>
        <w:t>理法方药</w:t>
      </w:r>
      <w:del w:id="3632" w:author="KOU IVY" w:date="2022-01-09T00:06:00Z">
        <w:r>
          <w:rPr>
            <w:rFonts w:ascii="仿宋" w:eastAsia="仿宋" w:hAnsi="仿宋" w:cs="仿宋" w:hint="eastAsia"/>
            <w:sz w:val="32"/>
            <w:szCs w:val="32"/>
            <w:rPrChange w:id="3633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一致</w:delText>
        </w:r>
      </w:del>
      <w:ins w:id="3634" w:author="KOU IVY" w:date="2022-01-09T00:06:00Z">
        <w:r>
          <w:rPr>
            <w:rFonts w:ascii="仿宋" w:eastAsia="仿宋" w:hAnsi="仿宋" w:cs="仿宋" w:hint="eastAsia"/>
            <w:sz w:val="32"/>
            <w:szCs w:val="32"/>
            <w:rPrChange w:id="3635" w:author="ASUS" w:date="2022-01-09T23:32:00Z">
              <w:rPr>
                <w:rFonts w:hint="eastAsia"/>
                <w:sz w:val="28"/>
                <w:szCs w:val="28"/>
              </w:rPr>
            </w:rPrChange>
          </w:rPr>
          <w:t>一以贯之</w:t>
        </w:r>
      </w:ins>
      <w:r>
        <w:rPr>
          <w:rFonts w:ascii="仿宋" w:eastAsia="仿宋" w:hAnsi="仿宋" w:cs="仿宋" w:hint="eastAsia"/>
          <w:sz w:val="32"/>
          <w:szCs w:val="32"/>
          <w:rPrChange w:id="3636" w:author="ASUS" w:date="2022-01-09T23:32:00Z">
            <w:rPr>
              <w:rFonts w:hint="eastAsia"/>
              <w:sz w:val="28"/>
              <w:szCs w:val="28"/>
            </w:rPr>
          </w:rPrChange>
        </w:rPr>
        <w:t>。</w:t>
      </w:r>
      <w:del w:id="3637" w:author="KOU IVY" w:date="2022-01-09T00:07:00Z">
        <w:r>
          <w:rPr>
            <w:rFonts w:ascii="仿宋" w:eastAsia="仿宋" w:hAnsi="仿宋" w:cs="仿宋" w:hint="eastAsia"/>
            <w:sz w:val="32"/>
            <w:szCs w:val="32"/>
            <w:rPrChange w:id="363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我们这边</w:delText>
        </w:r>
      </w:del>
      <w:del w:id="3639" w:author="KOU IVY" w:date="2022-01-09T00:09:00Z">
        <w:r>
          <w:rPr>
            <w:rFonts w:ascii="仿宋" w:eastAsia="仿宋" w:hAnsi="仿宋" w:cs="仿宋" w:hint="eastAsia"/>
            <w:sz w:val="32"/>
            <w:szCs w:val="32"/>
            <w:rPrChange w:id="364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一定要以药合方，以方治病。你们记住，</w:delText>
        </w:r>
      </w:del>
      <w:r>
        <w:rPr>
          <w:rFonts w:ascii="仿宋" w:eastAsia="仿宋" w:hAnsi="仿宋" w:cs="仿宋" w:hint="eastAsia"/>
          <w:sz w:val="32"/>
          <w:szCs w:val="32"/>
          <w:rPrChange w:id="3641" w:author="ASUS" w:date="2022-01-09T23:32:00Z">
            <w:rPr>
              <w:rFonts w:hint="eastAsia"/>
              <w:sz w:val="28"/>
              <w:szCs w:val="28"/>
            </w:rPr>
          </w:rPrChange>
        </w:rPr>
        <w:t>只有脉象才能确定剂量，中医望闻问诊都不能确定剂量，</w:t>
      </w:r>
      <w:ins w:id="3642" w:author="KOU IVY" w:date="2022-01-09T00:10:00Z">
        <w:r>
          <w:rPr>
            <w:rFonts w:ascii="仿宋" w:eastAsia="仿宋" w:hAnsi="仿宋" w:cs="仿宋" w:hint="eastAsia"/>
            <w:sz w:val="32"/>
            <w:szCs w:val="32"/>
            <w:rPrChange w:id="3643" w:author="ASUS" w:date="2022-01-09T23:32:00Z">
              <w:rPr>
                <w:rFonts w:hint="eastAsia"/>
                <w:sz w:val="28"/>
                <w:szCs w:val="28"/>
              </w:rPr>
            </w:rPrChange>
          </w:rPr>
          <w:t>中医</w:t>
        </w:r>
      </w:ins>
      <w:del w:id="3644" w:author="KOU IVY" w:date="2022-01-09T00:10:00Z">
        <w:r>
          <w:rPr>
            <w:rFonts w:ascii="仿宋" w:eastAsia="仿宋" w:hAnsi="仿宋" w:cs="仿宋" w:hint="eastAsia"/>
            <w:sz w:val="32"/>
            <w:szCs w:val="32"/>
            <w:rPrChange w:id="364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你</w:delText>
        </w:r>
      </w:del>
      <w:r>
        <w:rPr>
          <w:rFonts w:ascii="仿宋" w:eastAsia="仿宋" w:hAnsi="仿宋" w:cs="仿宋" w:hint="eastAsia"/>
          <w:sz w:val="32"/>
          <w:szCs w:val="32"/>
          <w:rPrChange w:id="3646" w:author="ASUS" w:date="2022-01-09T23:32:00Z">
            <w:rPr>
              <w:rFonts w:hint="eastAsia"/>
              <w:sz w:val="28"/>
              <w:szCs w:val="28"/>
            </w:rPr>
          </w:rPrChange>
        </w:rPr>
        <w:t>如果不通</w:t>
      </w:r>
      <w:del w:id="3647" w:author="KOU IVY" w:date="2022-01-09T00:10:00Z">
        <w:r>
          <w:rPr>
            <w:rFonts w:ascii="仿宋" w:eastAsia="仿宋" w:hAnsi="仿宋" w:cs="仿宋" w:hint="eastAsia"/>
            <w:sz w:val="32"/>
            <w:szCs w:val="32"/>
            <w:rPrChange w:id="364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过</w:delText>
        </w:r>
      </w:del>
      <w:r>
        <w:rPr>
          <w:rFonts w:ascii="仿宋" w:eastAsia="仿宋" w:hAnsi="仿宋" w:cs="仿宋" w:hint="eastAsia"/>
          <w:sz w:val="32"/>
          <w:szCs w:val="32"/>
          <w:rPrChange w:id="3649" w:author="ASUS" w:date="2022-01-09T23:32:00Z">
            <w:rPr>
              <w:rFonts w:hint="eastAsia"/>
              <w:sz w:val="28"/>
              <w:szCs w:val="28"/>
            </w:rPr>
          </w:rPrChange>
        </w:rPr>
        <w:t>脉象，</w:t>
      </w:r>
      <w:del w:id="3650" w:author="KOU IVY" w:date="2022-01-09T00:10:00Z">
        <w:r>
          <w:rPr>
            <w:rFonts w:ascii="仿宋" w:eastAsia="仿宋" w:hAnsi="仿宋" w:cs="仿宋" w:hint="eastAsia"/>
            <w:sz w:val="32"/>
            <w:szCs w:val="32"/>
            <w:rPrChange w:id="3651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你</w:delText>
        </w:r>
      </w:del>
      <w:ins w:id="3652" w:author="KOU IVY" w:date="2022-01-09T00:11:00Z">
        <w:r>
          <w:rPr>
            <w:rFonts w:ascii="仿宋" w:eastAsia="仿宋" w:hAnsi="仿宋" w:cs="仿宋" w:hint="eastAsia"/>
            <w:sz w:val="32"/>
            <w:szCs w:val="32"/>
            <w:rPrChange w:id="3653" w:author="ASUS" w:date="2022-01-09T23:32:00Z">
              <w:rPr>
                <w:rFonts w:hint="eastAsia"/>
                <w:sz w:val="28"/>
                <w:szCs w:val="28"/>
              </w:rPr>
            </w:rPrChange>
          </w:rPr>
          <w:t>那么</w:t>
        </w:r>
      </w:ins>
      <w:r>
        <w:rPr>
          <w:rFonts w:ascii="仿宋" w:eastAsia="仿宋" w:hAnsi="仿宋" w:cs="仿宋" w:hint="eastAsia"/>
          <w:sz w:val="32"/>
          <w:szCs w:val="32"/>
          <w:rPrChange w:id="3654" w:author="ASUS" w:date="2022-01-09T23:32:00Z">
            <w:rPr>
              <w:rFonts w:hint="eastAsia"/>
              <w:sz w:val="28"/>
              <w:szCs w:val="28"/>
            </w:rPr>
          </w:rPrChange>
        </w:rPr>
        <w:t>走</w:t>
      </w:r>
      <w:del w:id="3655" w:author="KOU IVY" w:date="2022-01-09T00:10:00Z">
        <w:r>
          <w:rPr>
            <w:rFonts w:ascii="仿宋" w:eastAsia="仿宋" w:hAnsi="仿宋" w:cs="仿宋" w:hint="eastAsia"/>
            <w:sz w:val="32"/>
            <w:szCs w:val="32"/>
            <w:rPrChange w:id="365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的</w:delText>
        </w:r>
      </w:del>
      <w:r>
        <w:rPr>
          <w:rFonts w:ascii="仿宋" w:eastAsia="仿宋" w:hAnsi="仿宋" w:cs="仿宋" w:hint="eastAsia"/>
          <w:sz w:val="32"/>
          <w:szCs w:val="32"/>
          <w:rPrChange w:id="3657" w:author="ASUS" w:date="2022-01-09T23:32:00Z">
            <w:rPr>
              <w:rFonts w:hint="eastAsia"/>
              <w:sz w:val="28"/>
              <w:szCs w:val="28"/>
            </w:rPr>
          </w:rPrChange>
        </w:rPr>
        <w:t>中药开方之路</w:t>
      </w:r>
      <w:del w:id="3658" w:author="KOU IVY" w:date="2022-01-09T00:09:00Z">
        <w:r>
          <w:rPr>
            <w:rFonts w:ascii="仿宋" w:eastAsia="仿宋" w:hAnsi="仿宋" w:cs="仿宋" w:hint="eastAsia"/>
            <w:sz w:val="32"/>
            <w:szCs w:val="32"/>
            <w:rPrChange w:id="3659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r>
        <w:rPr>
          <w:rFonts w:ascii="仿宋" w:eastAsia="仿宋" w:hAnsi="仿宋" w:cs="仿宋" w:hint="eastAsia"/>
          <w:sz w:val="32"/>
          <w:szCs w:val="32"/>
          <w:rPrChange w:id="3660" w:author="ASUS" w:date="2022-01-09T23:32:00Z">
            <w:rPr>
              <w:rFonts w:hint="eastAsia"/>
              <w:sz w:val="28"/>
              <w:szCs w:val="28"/>
            </w:rPr>
          </w:rPrChange>
        </w:rPr>
        <w:t>永远</w:t>
      </w:r>
      <w:del w:id="3661" w:author="KOU IVY" w:date="2022-01-09T00:09:00Z">
        <w:r>
          <w:rPr>
            <w:rFonts w:ascii="仿宋" w:eastAsia="仿宋" w:hAnsi="仿宋" w:cs="仿宋" w:hint="eastAsia"/>
            <w:sz w:val="32"/>
            <w:szCs w:val="32"/>
            <w:rPrChange w:id="3662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走的</w:delText>
        </w:r>
      </w:del>
      <w:r>
        <w:rPr>
          <w:rFonts w:ascii="仿宋" w:eastAsia="仿宋" w:hAnsi="仿宋" w:cs="仿宋" w:hint="eastAsia"/>
          <w:sz w:val="32"/>
          <w:szCs w:val="32"/>
          <w:rPrChange w:id="3663" w:author="ASUS" w:date="2022-01-09T23:32:00Z">
            <w:rPr>
              <w:rFonts w:hint="eastAsia"/>
              <w:sz w:val="28"/>
              <w:szCs w:val="28"/>
            </w:rPr>
          </w:rPrChange>
        </w:rPr>
        <w:t>是</w:t>
      </w:r>
      <w:ins w:id="3664" w:author="KOU IVY" w:date="2022-01-09T00:11:00Z">
        <w:r>
          <w:rPr>
            <w:rFonts w:ascii="仿宋" w:eastAsia="仿宋" w:hAnsi="仿宋" w:cs="仿宋" w:hint="eastAsia"/>
            <w:sz w:val="32"/>
            <w:szCs w:val="32"/>
            <w:rPrChange w:id="3665" w:author="ASUS" w:date="2022-01-09T23:32:00Z">
              <w:rPr>
                <w:rFonts w:hint="eastAsia"/>
                <w:sz w:val="28"/>
                <w:szCs w:val="28"/>
              </w:rPr>
            </w:rPrChange>
          </w:rPr>
          <w:t>靠</w:t>
        </w:r>
      </w:ins>
      <w:r>
        <w:rPr>
          <w:rFonts w:ascii="仿宋" w:eastAsia="仿宋" w:hAnsi="仿宋" w:cs="仿宋" w:hint="eastAsia"/>
          <w:sz w:val="32"/>
          <w:szCs w:val="32"/>
          <w:rPrChange w:id="3666" w:author="ASUS" w:date="2022-01-09T23:32:00Z">
            <w:rPr>
              <w:rFonts w:hint="eastAsia"/>
              <w:sz w:val="28"/>
              <w:szCs w:val="28"/>
            </w:rPr>
          </w:rPrChange>
        </w:rPr>
        <w:t>经验，</w:t>
      </w:r>
      <w:del w:id="3667" w:author="KOU IVY" w:date="2022-01-09T00:10:00Z">
        <w:r>
          <w:rPr>
            <w:rFonts w:ascii="仿宋" w:eastAsia="仿宋" w:hAnsi="仿宋" w:cs="仿宋" w:hint="eastAsia"/>
            <w:sz w:val="32"/>
            <w:szCs w:val="32"/>
            <w:rPrChange w:id="366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你</w:delText>
        </w:r>
      </w:del>
      <w:r>
        <w:rPr>
          <w:rFonts w:ascii="仿宋" w:eastAsia="仿宋" w:hAnsi="仿宋" w:cs="仿宋" w:hint="eastAsia"/>
          <w:sz w:val="32"/>
          <w:szCs w:val="32"/>
          <w:rPrChange w:id="3669" w:author="ASUS" w:date="2022-01-09T23:32:00Z">
            <w:rPr>
              <w:rFonts w:hint="eastAsia"/>
              <w:sz w:val="28"/>
              <w:szCs w:val="28"/>
            </w:rPr>
          </w:rPrChange>
        </w:rPr>
        <w:t>不可能形成自己的体系，</w:t>
      </w:r>
      <w:ins w:id="3670" w:author="KOU IVY" w:date="2022-01-09T00:11:00Z">
        <w:r>
          <w:rPr>
            <w:rFonts w:ascii="仿宋" w:eastAsia="仿宋" w:hAnsi="仿宋" w:cs="仿宋" w:hint="eastAsia"/>
            <w:sz w:val="32"/>
            <w:szCs w:val="32"/>
            <w:rPrChange w:id="3671" w:author="ASUS" w:date="2022-01-09T23:32:00Z">
              <w:rPr>
                <w:rFonts w:hint="eastAsia"/>
                <w:sz w:val="28"/>
                <w:szCs w:val="28"/>
              </w:rPr>
            </w:rPrChange>
          </w:rPr>
          <w:t>因为不知道</w:t>
        </w:r>
      </w:ins>
      <w:r>
        <w:rPr>
          <w:rFonts w:ascii="仿宋" w:eastAsia="仿宋" w:hAnsi="仿宋" w:cs="仿宋" w:hint="eastAsia"/>
          <w:sz w:val="32"/>
          <w:szCs w:val="32"/>
          <w:rPrChange w:id="3672" w:author="ASUS" w:date="2022-01-09T23:32:00Z">
            <w:rPr>
              <w:rFonts w:hint="eastAsia"/>
              <w:sz w:val="28"/>
              <w:szCs w:val="28"/>
            </w:rPr>
          </w:rPrChange>
        </w:rPr>
        <w:t>怎么变化？</w:t>
      </w:r>
      <w:del w:id="3673" w:author="KOU IVY" w:date="2022-01-09T00:11:00Z">
        <w:r>
          <w:rPr>
            <w:rFonts w:ascii="仿宋" w:eastAsia="仿宋" w:hAnsi="仿宋" w:cs="仿宋" w:hint="eastAsia"/>
            <w:sz w:val="32"/>
            <w:szCs w:val="32"/>
            <w:rPrChange w:id="367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有多大？</w:delText>
        </w:r>
      </w:del>
      <w:r>
        <w:rPr>
          <w:rFonts w:ascii="仿宋" w:eastAsia="仿宋" w:hAnsi="仿宋" w:cs="仿宋" w:hint="eastAsia"/>
          <w:sz w:val="32"/>
          <w:szCs w:val="32"/>
          <w:rPrChange w:id="3675" w:author="ASUS" w:date="2022-01-09T23:32:00Z">
            <w:rPr>
              <w:rFonts w:hint="eastAsia"/>
              <w:sz w:val="28"/>
              <w:szCs w:val="28"/>
            </w:rPr>
          </w:rPrChange>
        </w:rPr>
        <w:t>去看医案，同样</w:t>
      </w:r>
      <w:del w:id="3676" w:author="KOU IVY" w:date="2022-01-09T00:12:00Z">
        <w:r>
          <w:rPr>
            <w:rFonts w:ascii="仿宋" w:eastAsia="仿宋" w:hAnsi="仿宋" w:cs="仿宋" w:hint="eastAsia"/>
            <w:sz w:val="32"/>
            <w:szCs w:val="32"/>
            <w:rPrChange w:id="367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开</w:delText>
        </w:r>
      </w:del>
      <w:r>
        <w:rPr>
          <w:rFonts w:ascii="仿宋" w:eastAsia="仿宋" w:hAnsi="仿宋" w:cs="仿宋" w:hint="eastAsia"/>
          <w:sz w:val="32"/>
          <w:szCs w:val="32"/>
          <w:rPrChange w:id="3678" w:author="ASUS" w:date="2022-01-09T23:32:00Z">
            <w:rPr>
              <w:rFonts w:hint="eastAsia"/>
              <w:sz w:val="28"/>
              <w:szCs w:val="28"/>
            </w:rPr>
          </w:rPrChange>
        </w:rPr>
        <w:t>补气补血</w:t>
      </w:r>
      <w:del w:id="3679" w:author="KOU IVY" w:date="2022-01-09T00:12:00Z">
        <w:r>
          <w:rPr>
            <w:rFonts w:ascii="仿宋" w:eastAsia="仿宋" w:hAnsi="仿宋" w:cs="仿宋" w:hint="eastAsia"/>
            <w:sz w:val="32"/>
            <w:szCs w:val="32"/>
            <w:rPrChange w:id="368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的方子</w:delText>
        </w:r>
      </w:del>
      <w:r>
        <w:rPr>
          <w:rFonts w:ascii="仿宋" w:eastAsia="仿宋" w:hAnsi="仿宋" w:cs="仿宋" w:hint="eastAsia"/>
          <w:sz w:val="32"/>
          <w:szCs w:val="32"/>
          <w:rPrChange w:id="3681" w:author="ASUS" w:date="2022-01-09T23:32:00Z">
            <w:rPr>
              <w:rFonts w:hint="eastAsia"/>
              <w:sz w:val="28"/>
              <w:szCs w:val="28"/>
            </w:rPr>
          </w:rPrChange>
        </w:rPr>
        <w:t>，这个重用党参</w:t>
      </w:r>
      <w:r>
        <w:rPr>
          <w:rFonts w:ascii="仿宋" w:eastAsia="仿宋" w:hAnsi="仿宋" w:cs="仿宋" w:hint="eastAsia"/>
          <w:sz w:val="32"/>
          <w:szCs w:val="32"/>
          <w:rPrChange w:id="3682" w:author="ASUS" w:date="2022-01-09T23:32:00Z">
            <w:rPr>
              <w:rFonts w:hint="eastAsia"/>
              <w:sz w:val="28"/>
              <w:szCs w:val="28"/>
            </w:rPr>
          </w:rPrChange>
        </w:rPr>
        <w:t>30</w:t>
      </w:r>
      <w:r>
        <w:rPr>
          <w:rFonts w:ascii="仿宋" w:eastAsia="仿宋" w:hAnsi="仿宋" w:cs="仿宋" w:hint="eastAsia"/>
          <w:sz w:val="32"/>
          <w:szCs w:val="32"/>
          <w:rPrChange w:id="3683" w:author="ASUS" w:date="2022-01-09T23:32:00Z">
            <w:rPr>
              <w:rFonts w:hint="eastAsia"/>
              <w:sz w:val="28"/>
              <w:szCs w:val="28"/>
            </w:rPr>
          </w:rPrChange>
        </w:rPr>
        <w:t>克，那个开</w:t>
      </w:r>
      <w:r>
        <w:rPr>
          <w:rFonts w:ascii="仿宋" w:eastAsia="仿宋" w:hAnsi="仿宋" w:cs="仿宋" w:hint="eastAsia"/>
          <w:sz w:val="32"/>
          <w:szCs w:val="32"/>
          <w:rPrChange w:id="3684" w:author="ASUS" w:date="2022-01-09T23:32:00Z">
            <w:rPr>
              <w:rFonts w:hint="eastAsia"/>
              <w:sz w:val="28"/>
              <w:szCs w:val="28"/>
            </w:rPr>
          </w:rPrChange>
        </w:rPr>
        <w:t>20</w:t>
      </w:r>
      <w:r>
        <w:rPr>
          <w:rFonts w:ascii="仿宋" w:eastAsia="仿宋" w:hAnsi="仿宋" w:cs="仿宋" w:hint="eastAsia"/>
          <w:sz w:val="32"/>
          <w:szCs w:val="32"/>
          <w:rPrChange w:id="3685" w:author="ASUS" w:date="2022-01-09T23:32:00Z">
            <w:rPr>
              <w:rFonts w:hint="eastAsia"/>
              <w:sz w:val="28"/>
              <w:szCs w:val="28"/>
            </w:rPr>
          </w:rPrChange>
        </w:rPr>
        <w:t>克，你听哪家</w:t>
      </w:r>
      <w:del w:id="3686" w:author="KOU IVY" w:date="2022-01-09T00:12:00Z">
        <w:r>
          <w:rPr>
            <w:rFonts w:ascii="仿宋" w:eastAsia="仿宋" w:hAnsi="仿宋" w:cs="仿宋" w:hint="eastAsia"/>
            <w:sz w:val="32"/>
            <w:szCs w:val="32"/>
            <w:rPrChange w:id="368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ins w:id="3688" w:author="KOU IVY" w:date="2022-01-09T00:12:00Z">
        <w:r>
          <w:rPr>
            <w:rFonts w:ascii="仿宋" w:eastAsia="仿宋" w:hAnsi="仿宋" w:cs="仿宋" w:hint="eastAsia"/>
            <w:sz w:val="32"/>
            <w:szCs w:val="32"/>
            <w:rPrChange w:id="3689" w:author="ASUS" w:date="2022-01-09T23:32:00Z">
              <w:rPr>
                <w:rFonts w:hint="eastAsia"/>
                <w:sz w:val="28"/>
                <w:szCs w:val="28"/>
              </w:rPr>
            </w:rPrChange>
          </w:rPr>
          <w:t>？</w:t>
        </w:r>
      </w:ins>
      <w:r>
        <w:rPr>
          <w:rFonts w:ascii="仿宋" w:eastAsia="仿宋" w:hAnsi="仿宋" w:cs="仿宋" w:hint="eastAsia"/>
          <w:sz w:val="32"/>
          <w:szCs w:val="32"/>
          <w:rPrChange w:id="3690" w:author="ASUS" w:date="2022-01-09T23:32:00Z">
            <w:rPr>
              <w:rFonts w:hint="eastAsia"/>
              <w:sz w:val="28"/>
              <w:szCs w:val="28"/>
            </w:rPr>
          </w:rPrChange>
        </w:rPr>
        <w:t>理气药用柴胡剂，一些用</w:t>
      </w:r>
      <w:r>
        <w:rPr>
          <w:rFonts w:ascii="仿宋" w:eastAsia="仿宋" w:hAnsi="仿宋" w:cs="仿宋" w:hint="eastAsia"/>
          <w:sz w:val="32"/>
          <w:szCs w:val="32"/>
          <w:rPrChange w:id="3691" w:author="ASUS" w:date="2022-01-09T23:32:00Z">
            <w:rPr>
              <w:rFonts w:hint="eastAsia"/>
              <w:sz w:val="28"/>
              <w:szCs w:val="28"/>
            </w:rPr>
          </w:rPrChange>
        </w:rPr>
        <w:t>30</w:t>
      </w:r>
      <w:r>
        <w:rPr>
          <w:rFonts w:ascii="仿宋" w:eastAsia="仿宋" w:hAnsi="仿宋" w:cs="仿宋" w:hint="eastAsia"/>
          <w:sz w:val="32"/>
          <w:szCs w:val="32"/>
          <w:rPrChange w:id="3692" w:author="ASUS" w:date="2022-01-09T23:32:00Z">
            <w:rPr>
              <w:rFonts w:hint="eastAsia"/>
              <w:sz w:val="28"/>
              <w:szCs w:val="28"/>
            </w:rPr>
          </w:rPrChange>
        </w:rPr>
        <w:t>克，一些用</w:t>
      </w:r>
      <w:r>
        <w:rPr>
          <w:rFonts w:ascii="仿宋" w:eastAsia="仿宋" w:hAnsi="仿宋" w:cs="仿宋" w:hint="eastAsia"/>
          <w:sz w:val="32"/>
          <w:szCs w:val="32"/>
          <w:rPrChange w:id="3693" w:author="ASUS" w:date="2022-01-09T23:32:00Z">
            <w:rPr>
              <w:rFonts w:hint="eastAsia"/>
              <w:sz w:val="28"/>
              <w:szCs w:val="28"/>
            </w:rPr>
          </w:rPrChange>
        </w:rPr>
        <w:t>20</w:t>
      </w:r>
      <w:r>
        <w:rPr>
          <w:rFonts w:ascii="仿宋" w:eastAsia="仿宋" w:hAnsi="仿宋" w:cs="仿宋" w:hint="eastAsia"/>
          <w:sz w:val="32"/>
          <w:szCs w:val="32"/>
          <w:rPrChange w:id="3694" w:author="ASUS" w:date="2022-01-09T23:32:00Z">
            <w:rPr>
              <w:rFonts w:hint="eastAsia"/>
              <w:sz w:val="28"/>
              <w:szCs w:val="28"/>
            </w:rPr>
          </w:rPrChange>
        </w:rPr>
        <w:t>克，一些用</w:t>
      </w:r>
      <w:r>
        <w:rPr>
          <w:rFonts w:ascii="仿宋" w:eastAsia="仿宋" w:hAnsi="仿宋" w:cs="仿宋" w:hint="eastAsia"/>
          <w:sz w:val="32"/>
          <w:szCs w:val="32"/>
          <w:rPrChange w:id="3695" w:author="ASUS" w:date="2022-01-09T23:32:00Z">
            <w:rPr>
              <w:rFonts w:hint="eastAsia"/>
              <w:sz w:val="28"/>
              <w:szCs w:val="28"/>
            </w:rPr>
          </w:rPrChange>
        </w:rPr>
        <w:t>6</w:t>
      </w:r>
      <w:r>
        <w:rPr>
          <w:rFonts w:ascii="仿宋" w:eastAsia="仿宋" w:hAnsi="仿宋" w:cs="仿宋" w:hint="eastAsia"/>
          <w:sz w:val="32"/>
          <w:szCs w:val="32"/>
          <w:rPrChange w:id="3696" w:author="ASUS" w:date="2022-01-09T23:32:00Z">
            <w:rPr>
              <w:rFonts w:hint="eastAsia"/>
              <w:sz w:val="28"/>
              <w:szCs w:val="28"/>
            </w:rPr>
          </w:rPrChange>
        </w:rPr>
        <w:t>克，</w:t>
      </w:r>
      <w:del w:id="3697" w:author="KOU IVY" w:date="2022-01-09T00:12:00Z">
        <w:r>
          <w:rPr>
            <w:rFonts w:ascii="仿宋" w:eastAsia="仿宋" w:hAnsi="仿宋" w:cs="仿宋" w:hint="eastAsia"/>
            <w:sz w:val="32"/>
            <w:szCs w:val="32"/>
            <w:rPrChange w:id="3698" w:author="ASUS" w:date="2022-01-09T23:32:00Z">
              <w:rPr>
                <w:rFonts w:hint="eastAsia"/>
                <w:sz w:val="28"/>
                <w:szCs w:val="28"/>
              </w:rPr>
            </w:rPrChange>
          </w:rPr>
          <w:delText>听</w:delText>
        </w:r>
      </w:del>
      <w:r>
        <w:rPr>
          <w:rFonts w:ascii="仿宋" w:eastAsia="仿宋" w:hAnsi="仿宋" w:cs="仿宋" w:hint="eastAsia"/>
          <w:sz w:val="32"/>
          <w:szCs w:val="32"/>
          <w:rPrChange w:id="3699" w:author="ASUS" w:date="2022-01-09T23:32:00Z">
            <w:rPr>
              <w:rFonts w:hint="eastAsia"/>
              <w:sz w:val="28"/>
              <w:szCs w:val="28"/>
            </w:rPr>
          </w:rPrChange>
        </w:rPr>
        <w:t>哪个</w:t>
      </w:r>
      <w:ins w:id="3700" w:author="KOU IVY" w:date="2022-01-09T00:13:00Z">
        <w:r>
          <w:rPr>
            <w:rFonts w:ascii="仿宋" w:eastAsia="仿宋" w:hAnsi="仿宋" w:cs="仿宋" w:hint="eastAsia"/>
            <w:sz w:val="32"/>
            <w:szCs w:val="32"/>
            <w:rPrChange w:id="3701" w:author="ASUS" w:date="2022-01-09T23:32:00Z">
              <w:rPr>
                <w:rFonts w:hint="eastAsia"/>
                <w:sz w:val="28"/>
                <w:szCs w:val="28"/>
              </w:rPr>
            </w:rPrChange>
          </w:rPr>
          <w:t>对</w:t>
        </w:r>
      </w:ins>
      <w:r>
        <w:rPr>
          <w:rFonts w:ascii="仿宋" w:eastAsia="仿宋" w:hAnsi="仿宋" w:cs="仿宋" w:hint="eastAsia"/>
          <w:sz w:val="32"/>
          <w:szCs w:val="32"/>
          <w:rPrChange w:id="3702" w:author="ASUS" w:date="2022-01-09T23:32:00Z">
            <w:rPr>
              <w:rFonts w:hint="eastAsia"/>
              <w:sz w:val="28"/>
              <w:szCs w:val="28"/>
            </w:rPr>
          </w:rPrChange>
        </w:rPr>
        <w:t>？中医标准化研究</w:t>
      </w:r>
      <w:del w:id="3703" w:author="KOU IVY" w:date="2022-01-09T00:16:00Z">
        <w:r>
          <w:rPr>
            <w:rFonts w:ascii="仿宋" w:eastAsia="仿宋" w:hAnsi="仿宋" w:cs="仿宋" w:hint="eastAsia"/>
            <w:sz w:val="32"/>
            <w:szCs w:val="32"/>
            <w:rPrChange w:id="370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，</w:delText>
        </w:r>
      </w:del>
      <w:del w:id="3705" w:author="KOU IVY" w:date="2022-01-09T00:14:00Z">
        <w:r>
          <w:rPr>
            <w:rFonts w:ascii="仿宋" w:eastAsia="仿宋" w:hAnsi="仿宋" w:cs="仿宋" w:hint="eastAsia"/>
            <w:sz w:val="32"/>
            <w:szCs w:val="32"/>
            <w:rPrChange w:id="3706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舍脉象全没，</w:delText>
        </w:r>
      </w:del>
      <w:ins w:id="3707" w:author="KOU IVY" w:date="2022-01-09T00:14:00Z">
        <w:r>
          <w:rPr>
            <w:rFonts w:ascii="仿宋" w:eastAsia="仿宋" w:hAnsi="仿宋" w:cs="仿宋" w:hint="eastAsia"/>
            <w:sz w:val="32"/>
            <w:szCs w:val="32"/>
            <w:rPrChange w:id="3708" w:author="ASUS" w:date="2022-01-09T23:32:00Z">
              <w:rPr>
                <w:rFonts w:hint="eastAsia"/>
                <w:sz w:val="28"/>
                <w:szCs w:val="28"/>
              </w:rPr>
            </w:rPrChange>
          </w:rPr>
          <w:t>只能</w:t>
        </w:r>
      </w:ins>
      <w:del w:id="3709" w:author="KOU IVY" w:date="2022-01-09T00:16:00Z">
        <w:r>
          <w:rPr>
            <w:rFonts w:ascii="仿宋" w:eastAsia="仿宋" w:hAnsi="仿宋" w:cs="仿宋" w:hint="eastAsia"/>
            <w:sz w:val="32"/>
            <w:szCs w:val="32"/>
            <w:rPrChange w:id="3710" w:author="ASUS" w:date="2022-01-09T23:32:00Z">
              <w:rPr>
                <w:rFonts w:hint="eastAsia"/>
                <w:sz w:val="28"/>
                <w:szCs w:val="28"/>
              </w:rPr>
            </w:rPrChange>
          </w:rPr>
          <w:delText>通过</w:delText>
        </w:r>
      </w:del>
      <w:ins w:id="3711" w:author="KOU IVY" w:date="2022-01-09T00:16:00Z">
        <w:r>
          <w:rPr>
            <w:rFonts w:ascii="仿宋" w:eastAsia="仿宋" w:hAnsi="仿宋" w:cs="仿宋" w:hint="eastAsia"/>
            <w:sz w:val="32"/>
            <w:szCs w:val="32"/>
            <w:rPrChange w:id="3712" w:author="ASUS" w:date="2022-01-09T23:32:00Z">
              <w:rPr>
                <w:rFonts w:hint="eastAsia"/>
                <w:sz w:val="28"/>
                <w:szCs w:val="28"/>
              </w:rPr>
            </w:rPrChange>
          </w:rPr>
          <w:t>靠</w:t>
        </w:r>
      </w:ins>
      <w:r>
        <w:rPr>
          <w:rFonts w:ascii="仿宋" w:eastAsia="仿宋" w:hAnsi="仿宋" w:cs="仿宋" w:hint="eastAsia"/>
          <w:sz w:val="32"/>
          <w:szCs w:val="32"/>
          <w:rPrChange w:id="3713" w:author="ASUS" w:date="2022-01-09T23:32:00Z">
            <w:rPr>
              <w:rFonts w:hint="eastAsia"/>
              <w:sz w:val="28"/>
              <w:szCs w:val="28"/>
            </w:rPr>
          </w:rPrChange>
        </w:rPr>
        <w:t>脉象</w:t>
      </w:r>
      <w:del w:id="3714" w:author="KOU IVY" w:date="2022-01-09T00:13:00Z">
        <w:r>
          <w:rPr>
            <w:rFonts w:ascii="仿宋" w:eastAsia="仿宋" w:hAnsi="仿宋" w:cs="仿宋" w:hint="eastAsia"/>
            <w:sz w:val="32"/>
            <w:szCs w:val="32"/>
            <w:rPrChange w:id="3715" w:author="ASUS" w:date="2022-01-09T23:32:00Z">
              <w:rPr>
                <w:rFonts w:hint="eastAsia"/>
                <w:sz w:val="28"/>
                <w:szCs w:val="28"/>
              </w:rPr>
            </w:rPrChange>
          </w:rPr>
          <w:delText>有个</w:delText>
        </w:r>
      </w:del>
      <w:del w:id="3716" w:author="KOU IVY" w:date="2022-01-09T00:16:00Z">
        <w:r>
          <w:rPr>
            <w:rFonts w:ascii="仿宋" w:eastAsia="仿宋" w:hAnsi="仿宋" w:cs="仿宋" w:hint="eastAsia"/>
            <w:sz w:val="32"/>
            <w:szCs w:val="32"/>
            <w:rPrChange w:id="3717" w:author="ASUS" w:date="2022-01-09T23:32:00Z">
              <w:rPr>
                <w:rFonts w:hint="eastAsia"/>
                <w:sz w:val="28"/>
                <w:szCs w:val="28"/>
              </w:rPr>
            </w:rPrChange>
          </w:rPr>
          <w:delText>评判</w:delText>
        </w:r>
      </w:del>
      <w:r>
        <w:rPr>
          <w:rFonts w:ascii="仿宋" w:eastAsia="仿宋" w:hAnsi="仿宋" w:cs="仿宋" w:hint="eastAsia"/>
          <w:sz w:val="32"/>
          <w:szCs w:val="32"/>
          <w:rPrChange w:id="3718" w:author="ASUS" w:date="2022-01-09T23:32:00Z">
            <w:rPr>
              <w:rFonts w:hint="eastAsia"/>
              <w:sz w:val="28"/>
              <w:szCs w:val="28"/>
            </w:rPr>
          </w:rPrChange>
        </w:rPr>
        <w:t>，</w:t>
      </w:r>
      <w:ins w:id="3719" w:author="KOU IVY" w:date="2022-01-09T00:15:00Z">
        <w:r>
          <w:rPr>
            <w:rFonts w:ascii="仿宋" w:eastAsia="仿宋" w:hAnsi="仿宋" w:cs="仿宋" w:hint="eastAsia"/>
            <w:sz w:val="32"/>
            <w:szCs w:val="32"/>
            <w:rPrChange w:id="3720" w:author="ASUS" w:date="2022-01-09T23:32:00Z">
              <w:rPr>
                <w:rFonts w:hint="eastAsia"/>
                <w:sz w:val="28"/>
                <w:szCs w:val="28"/>
              </w:rPr>
            </w:rPrChange>
          </w:rPr>
          <w:t>治疗方法和疗效也只能靠脉象来</w:t>
        </w:r>
      </w:ins>
      <w:ins w:id="3721" w:author="KOU IVY" w:date="2022-01-09T00:16:00Z">
        <w:r>
          <w:rPr>
            <w:rFonts w:ascii="仿宋" w:eastAsia="仿宋" w:hAnsi="仿宋" w:cs="仿宋" w:hint="eastAsia"/>
            <w:sz w:val="32"/>
            <w:szCs w:val="32"/>
            <w:rPrChange w:id="3722" w:author="ASUS" w:date="2022-01-09T23:32:00Z">
              <w:rPr>
                <w:rFonts w:hint="eastAsia"/>
                <w:sz w:val="28"/>
                <w:szCs w:val="28"/>
              </w:rPr>
            </w:rPrChange>
          </w:rPr>
          <w:t>评判</w:t>
        </w:r>
      </w:ins>
      <w:del w:id="3723" w:author="KOU IVY" w:date="2022-01-09T00:15:00Z">
        <w:r>
          <w:rPr>
            <w:rFonts w:ascii="仿宋" w:eastAsia="仿宋" w:hAnsi="仿宋" w:cs="仿宋" w:hint="eastAsia"/>
            <w:sz w:val="32"/>
            <w:szCs w:val="32"/>
            <w:rPrChange w:id="3724" w:author="ASUS" w:date="2022-01-09T23:32:00Z">
              <w:rPr>
                <w:rFonts w:hint="eastAsia"/>
                <w:sz w:val="28"/>
                <w:szCs w:val="28"/>
              </w:rPr>
            </w:rPrChange>
          </w:rPr>
          <w:delText>你就知道治好治不好</w:delText>
        </w:r>
      </w:del>
      <w:r>
        <w:rPr>
          <w:rFonts w:ascii="仿宋" w:eastAsia="仿宋" w:hAnsi="仿宋" w:cs="仿宋" w:hint="eastAsia"/>
          <w:sz w:val="32"/>
          <w:szCs w:val="32"/>
          <w:rPrChange w:id="3725" w:author="ASUS" w:date="2022-01-09T23:32:00Z">
            <w:rPr>
              <w:rFonts w:hint="eastAsia"/>
              <w:sz w:val="28"/>
              <w:szCs w:val="28"/>
            </w:rPr>
          </w:rPrChange>
        </w:rPr>
        <w:t>。</w:t>
      </w:r>
    </w:p>
    <w:p w:rsidR="006B1471" w:rsidRPr="006B1471" w:rsidRDefault="00470CBE">
      <w:pPr>
        <w:ind w:firstLineChars="200" w:firstLine="640"/>
        <w:rPr>
          <w:rFonts w:ascii="仿宋" w:eastAsia="仿宋" w:hAnsi="仿宋" w:cs="仿宋"/>
          <w:sz w:val="32"/>
          <w:szCs w:val="32"/>
          <w:rPrChange w:id="3726" w:author="ASUS" w:date="2022-01-09T23:32:00Z">
            <w:rPr>
              <w:sz w:val="28"/>
              <w:szCs w:val="28"/>
            </w:rPr>
          </w:rPrChange>
        </w:rPr>
      </w:pPr>
      <w:ins w:id="3727" w:author="KOU IVY" w:date="2022-01-09T00:17:00Z">
        <w:r>
          <w:rPr>
            <w:rFonts w:ascii="仿宋" w:eastAsia="仿宋" w:hAnsi="仿宋" w:cs="仿宋" w:hint="eastAsia"/>
            <w:sz w:val="32"/>
            <w:szCs w:val="32"/>
            <w:rPrChange w:id="3728" w:author="ASUS" w:date="2022-01-09T23:32:00Z">
              <w:rPr>
                <w:rFonts w:hint="eastAsia"/>
                <w:sz w:val="28"/>
                <w:szCs w:val="28"/>
              </w:rPr>
            </w:rPrChange>
          </w:rPr>
          <w:t>问题：金</w:t>
        </w:r>
      </w:ins>
      <w:ins w:id="3729" w:author="KOU IVY" w:date="2022-01-09T00:18:00Z">
        <w:r>
          <w:rPr>
            <w:rFonts w:ascii="仿宋" w:eastAsia="仿宋" w:hAnsi="仿宋" w:cs="仿宋" w:hint="eastAsia"/>
            <w:sz w:val="32"/>
            <w:szCs w:val="32"/>
            <w:rPrChange w:id="3730" w:author="ASUS" w:date="2022-01-09T23:32:00Z">
              <w:rPr>
                <w:rFonts w:hint="eastAsia"/>
                <w:sz w:val="28"/>
                <w:szCs w:val="28"/>
              </w:rPr>
            </w:rPrChange>
          </w:rPr>
          <w:t>匮</w:t>
        </w:r>
      </w:ins>
      <w:ins w:id="3731" w:author="KOU IVY" w:date="2022-01-09T00:17:00Z">
        <w:r>
          <w:rPr>
            <w:rFonts w:ascii="仿宋" w:eastAsia="仿宋" w:hAnsi="仿宋" w:cs="仿宋" w:hint="eastAsia"/>
            <w:sz w:val="32"/>
            <w:szCs w:val="32"/>
            <w:rPrChange w:id="3732" w:author="ASUS" w:date="2022-01-09T23:32:00Z">
              <w:rPr>
                <w:rFonts w:hint="eastAsia"/>
                <w:sz w:val="28"/>
                <w:szCs w:val="28"/>
              </w:rPr>
            </w:rPrChange>
          </w:rPr>
          <w:t>肾气丸是温阳的方子吗？</w:t>
        </w:r>
      </w:ins>
    </w:p>
    <w:sectPr w:rsidR="006B1471" w:rsidRPr="006B1471" w:rsidSect="00C3725F">
      <w:footerReference w:type="default" r:id="rId8"/>
      <w:pgSz w:w="11906" w:h="16838"/>
      <w:pgMar w:top="1440" w:right="1080" w:bottom="1440" w:left="1080" w:header="851" w:footer="992" w:gutter="0"/>
      <w:cols w:space="425"/>
      <w:docGrid w:type="lines" w:linePitch="312"/>
      <w:sectPrChange w:id="3739" w:author="周 静" w:date="2022-01-22T17:26:00Z">
        <w:sectPr w:rsidR="006B1471" w:rsidRPr="006B1471" w:rsidSect="00C3725F">
          <w:pgMar w:top="1440" w:right="1800" w:bottom="1440" w:left="1800" w:header="851" w:footer="992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70CBE" w:rsidRDefault="00470CBE">
      <w:r>
        <w:separator/>
      </w:r>
    </w:p>
  </w:endnote>
  <w:endnote w:type="continuationSeparator" w:id="0">
    <w:p w:rsidR="00470CBE" w:rsidRDefault="00470C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ustomXmlInsRangeStart w:id="3733" w:author="周 静" w:date="2022-01-22T17:26:00Z"/>
  <w:sdt>
    <w:sdtPr>
      <w:id w:val="1223950893"/>
      <w:docPartObj>
        <w:docPartGallery w:val="Page Numbers (Bottom of Page)"/>
        <w:docPartUnique/>
      </w:docPartObj>
    </w:sdtPr>
    <w:sdtContent>
      <w:customXmlInsRangeEnd w:id="3733"/>
      <w:customXmlInsRangeStart w:id="3734" w:author="周 静" w:date="2022-01-22T17:26:00Z"/>
      <w:sdt>
        <w:sdtPr>
          <w:id w:val="-1705238520"/>
          <w:docPartObj>
            <w:docPartGallery w:val="Page Numbers (Top of Page)"/>
            <w:docPartUnique/>
          </w:docPartObj>
        </w:sdtPr>
        <w:sdtContent>
          <w:customXmlInsRangeEnd w:id="3734"/>
          <w:p w:rsidR="00C3725F" w:rsidRDefault="00C3725F">
            <w:pPr>
              <w:pStyle w:val="a3"/>
              <w:rPr>
                <w:ins w:id="3735" w:author="周 静" w:date="2022-01-22T17:26:00Z"/>
              </w:rPr>
            </w:pPr>
            <w:ins w:id="3736" w:author="周 静" w:date="2022-01-22T17:26:00Z">
              <w:r>
                <w:rPr>
                  <w:lang w:val="zh-CN"/>
                </w:rPr>
                <w:t xml:space="preserve"> </w:t>
              </w:r>
              <w:r>
                <w:rPr>
                  <w:b/>
                  <w:bCs/>
                  <w:sz w:val="24"/>
                </w:rPr>
                <w:fldChar w:fldCharType="begin"/>
              </w:r>
              <w:r>
                <w:rPr>
                  <w:b/>
                  <w:bCs/>
                </w:rPr>
                <w:instrText>PAGE</w:instrText>
              </w:r>
              <w:r>
                <w:rPr>
                  <w:b/>
                  <w:bCs/>
                  <w:sz w:val="24"/>
                </w:rPr>
                <w:fldChar w:fldCharType="separate"/>
              </w:r>
              <w:r>
                <w:rPr>
                  <w:b/>
                  <w:bCs/>
                  <w:lang w:val="zh-CN"/>
                </w:rPr>
                <w:t>2</w:t>
              </w:r>
              <w:r>
                <w:rPr>
                  <w:b/>
                  <w:bCs/>
                  <w:sz w:val="24"/>
                </w:rPr>
                <w:fldChar w:fldCharType="end"/>
              </w:r>
              <w:r>
                <w:rPr>
                  <w:lang w:val="zh-CN"/>
                </w:rPr>
                <w:t xml:space="preserve"> / </w:t>
              </w:r>
              <w:r>
                <w:rPr>
                  <w:b/>
                  <w:bCs/>
                  <w:sz w:val="24"/>
                </w:rPr>
                <w:fldChar w:fldCharType="begin"/>
              </w:r>
              <w:r>
                <w:rPr>
                  <w:b/>
                  <w:bCs/>
                </w:rPr>
                <w:instrText>NUMPAGES</w:instrText>
              </w:r>
              <w:r>
                <w:rPr>
                  <w:b/>
                  <w:bCs/>
                  <w:sz w:val="24"/>
                </w:rPr>
                <w:fldChar w:fldCharType="separate"/>
              </w:r>
              <w:r>
                <w:rPr>
                  <w:b/>
                  <w:bCs/>
                  <w:lang w:val="zh-CN"/>
                </w:rPr>
                <w:t>2</w:t>
              </w:r>
              <w:r>
                <w:rPr>
                  <w:b/>
                  <w:bCs/>
                  <w:sz w:val="24"/>
                </w:rPr>
                <w:fldChar w:fldCharType="end"/>
              </w:r>
            </w:ins>
          </w:p>
          <w:customXmlInsRangeStart w:id="3737" w:author="周 静" w:date="2022-01-22T17:26:00Z"/>
        </w:sdtContent>
      </w:sdt>
      <w:customXmlInsRangeEnd w:id="3737"/>
      <w:customXmlInsRangeStart w:id="3738" w:author="周 静" w:date="2022-01-22T17:26:00Z"/>
    </w:sdtContent>
  </w:sdt>
  <w:customXmlInsRangeEnd w:id="3738"/>
  <w:p w:rsidR="006B1471" w:rsidRDefault="006B1471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70CBE" w:rsidRDefault="00470CBE">
      <w:r>
        <w:separator/>
      </w:r>
    </w:p>
  </w:footnote>
  <w:footnote w:type="continuationSeparator" w:id="0">
    <w:p w:rsidR="00470CBE" w:rsidRDefault="00470C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94C73"/>
    <w:multiLevelType w:val="multilevel"/>
    <w:tmpl w:val="00294C73"/>
    <w:lvl w:ilvl="0">
      <w:start w:val="1"/>
      <w:numFmt w:val="chineseCountingThousand"/>
      <w:lvlText w:val="%1、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ADE1526"/>
    <w:multiLevelType w:val="singleLevel"/>
    <w:tmpl w:val="0ADE152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619A2CC2"/>
    <w:multiLevelType w:val="multilevel"/>
    <w:tmpl w:val="619A2CC2"/>
    <w:lvl w:ilvl="0">
      <w:start w:val="2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周 静">
    <w15:presenceInfo w15:providerId="Windows Live" w15:userId="6b5c4b515c59731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trackRevision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B641AD"/>
    <w:rsid w:val="00045D98"/>
    <w:rsid w:val="000856AF"/>
    <w:rsid w:val="000E2A4B"/>
    <w:rsid w:val="001372EF"/>
    <w:rsid w:val="001749DA"/>
    <w:rsid w:val="001B55E4"/>
    <w:rsid w:val="001D2540"/>
    <w:rsid w:val="002868A0"/>
    <w:rsid w:val="0029214A"/>
    <w:rsid w:val="002963D5"/>
    <w:rsid w:val="002D00E7"/>
    <w:rsid w:val="002E163E"/>
    <w:rsid w:val="003136BC"/>
    <w:rsid w:val="00336257"/>
    <w:rsid w:val="003969E4"/>
    <w:rsid w:val="003C7621"/>
    <w:rsid w:val="003E2CF6"/>
    <w:rsid w:val="003F2F06"/>
    <w:rsid w:val="003F77CB"/>
    <w:rsid w:val="00434771"/>
    <w:rsid w:val="00435D3E"/>
    <w:rsid w:val="0046230F"/>
    <w:rsid w:val="00470CBE"/>
    <w:rsid w:val="00474B24"/>
    <w:rsid w:val="00482144"/>
    <w:rsid w:val="004A61D7"/>
    <w:rsid w:val="004B5DB4"/>
    <w:rsid w:val="004F0B53"/>
    <w:rsid w:val="005022AA"/>
    <w:rsid w:val="00565DEE"/>
    <w:rsid w:val="00565F3D"/>
    <w:rsid w:val="005921D5"/>
    <w:rsid w:val="00657F1E"/>
    <w:rsid w:val="006770A5"/>
    <w:rsid w:val="006B1471"/>
    <w:rsid w:val="0070681E"/>
    <w:rsid w:val="00713D2E"/>
    <w:rsid w:val="00722742"/>
    <w:rsid w:val="00746EE2"/>
    <w:rsid w:val="00750ED6"/>
    <w:rsid w:val="00790A59"/>
    <w:rsid w:val="00790C2C"/>
    <w:rsid w:val="007E2104"/>
    <w:rsid w:val="00822368"/>
    <w:rsid w:val="008270A9"/>
    <w:rsid w:val="0083689B"/>
    <w:rsid w:val="008664D5"/>
    <w:rsid w:val="008D3CBF"/>
    <w:rsid w:val="009327B1"/>
    <w:rsid w:val="009443EF"/>
    <w:rsid w:val="00946A5D"/>
    <w:rsid w:val="009553DC"/>
    <w:rsid w:val="009722EE"/>
    <w:rsid w:val="009A4CCE"/>
    <w:rsid w:val="00A17310"/>
    <w:rsid w:val="00A179BE"/>
    <w:rsid w:val="00A17C7B"/>
    <w:rsid w:val="00A2238F"/>
    <w:rsid w:val="00B1261B"/>
    <w:rsid w:val="00BA79DE"/>
    <w:rsid w:val="00C21E31"/>
    <w:rsid w:val="00C23914"/>
    <w:rsid w:val="00C3725F"/>
    <w:rsid w:val="00C54944"/>
    <w:rsid w:val="00C7587A"/>
    <w:rsid w:val="00CC675F"/>
    <w:rsid w:val="00CD2591"/>
    <w:rsid w:val="00CD712D"/>
    <w:rsid w:val="00D36B39"/>
    <w:rsid w:val="00D876E0"/>
    <w:rsid w:val="00DC6511"/>
    <w:rsid w:val="00E12188"/>
    <w:rsid w:val="00E26718"/>
    <w:rsid w:val="00E35DF5"/>
    <w:rsid w:val="00E40DC8"/>
    <w:rsid w:val="00E64169"/>
    <w:rsid w:val="00E71376"/>
    <w:rsid w:val="00E841F6"/>
    <w:rsid w:val="00F24622"/>
    <w:rsid w:val="00F344A3"/>
    <w:rsid w:val="00F456ED"/>
    <w:rsid w:val="00F47635"/>
    <w:rsid w:val="00F655E2"/>
    <w:rsid w:val="02B641AD"/>
    <w:rsid w:val="169746DF"/>
    <w:rsid w:val="301937F3"/>
    <w:rsid w:val="309E796A"/>
    <w:rsid w:val="3CBB0278"/>
    <w:rsid w:val="4B254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69ACBB03-B3ED-4444-B7AE-C35271887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1">
    <w:name w:val="列表段落1"/>
    <w:basedOn w:val="a"/>
    <w:uiPriority w:val="99"/>
    <w:qFormat/>
    <w:pPr>
      <w:ind w:firstLineChars="200" w:firstLine="420"/>
    </w:pPr>
  </w:style>
  <w:style w:type="paragraph" w:customStyle="1" w:styleId="10">
    <w:name w:val="修订1"/>
    <w:hidden/>
    <w:uiPriority w:val="99"/>
    <w:semiHidden/>
    <w:qFormat/>
    <w:rPr>
      <w:kern w:val="2"/>
      <w:sz w:val="21"/>
      <w:szCs w:val="24"/>
    </w:rPr>
  </w:style>
  <w:style w:type="paragraph" w:styleId="a6">
    <w:name w:val="Revision"/>
    <w:hidden/>
    <w:uiPriority w:val="99"/>
    <w:semiHidden/>
    <w:rsid w:val="00C3725F"/>
    <w:rPr>
      <w:kern w:val="2"/>
      <w:sz w:val="21"/>
      <w:szCs w:val="24"/>
    </w:rPr>
  </w:style>
  <w:style w:type="character" w:customStyle="1" w:styleId="a4">
    <w:name w:val="页脚 字符"/>
    <w:basedOn w:val="a0"/>
    <w:link w:val="a3"/>
    <w:uiPriority w:val="99"/>
    <w:rsid w:val="00C3725F"/>
    <w:rPr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1528</Words>
  <Characters>8710</Characters>
  <Application>Microsoft Office Word</Application>
  <DocSecurity>0</DocSecurity>
  <Lines>72</Lines>
  <Paragraphs>20</Paragraphs>
  <ScaleCrop>false</ScaleCrop>
  <Company/>
  <LinksUpToDate>false</LinksUpToDate>
  <CharactersWithSpaces>10218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老街</dc:creator>
  <cp:lastModifiedBy>周 静</cp:lastModifiedBy>
  <cp:revision>13</cp:revision>
  <dcterms:created xsi:type="dcterms:W3CDTF">2022-01-07T08:36:00Z</dcterms:created>
  <dcterms:modified xsi:type="dcterms:W3CDTF">2022-01-22T09:26:00Z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2052-10.1.0.5554</vt:lpwstr>
  </property>
  <property fmtid="{D5CDD505-2E9C-101B-9397-08002B2CF9AE}" pid="3" name="ICV">
    <vt:lpwstr>54437A078E9B42EF8BD5EA08A4A86BC0</vt:lpwstr>
  </property>
</Properties>
</file>